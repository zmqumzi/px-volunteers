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32977" w14:textId="77777777" w:rsidR="009C716A" w:rsidRDefault="006E34DF">
      <w:pPr>
        <w:jc w:val="center"/>
        <w:rPr>
          <w:rFonts w:ascii="宋体" w:eastAsia="宋体" w:hAnsi="宋体" w:cs="宋体" w:hint="eastAsia"/>
          <w:color w:val="000000" w:themeColor="text1"/>
          <w:szCs w:val="21"/>
        </w:rPr>
      </w:pPr>
      <w:r>
        <w:rPr>
          <w:rFonts w:ascii="宋体" w:eastAsia="宋体" w:hAnsi="宋体" w:cs="宋体" w:hint="eastAsia"/>
          <w:color w:val="000000" w:themeColor="text1"/>
          <w:szCs w:val="21"/>
        </w:rPr>
        <w:t>第二场-2024年深大志联新干事见面聘任大会主持稿</w:t>
      </w:r>
    </w:p>
    <w:p w14:paraId="09F09AB3" w14:textId="77777777" w:rsidR="009C716A" w:rsidRDefault="009C716A">
      <w:pPr>
        <w:pBdr>
          <w:bottom w:val="single" w:sz="2" w:space="0" w:color="auto"/>
          <w:between w:val="single" w:sz="2" w:space="0" w:color="auto"/>
        </w:pBdr>
        <w:rPr>
          <w:rFonts w:ascii="宋体" w:eastAsia="宋体" w:hAnsi="宋体" w:cs="宋体" w:hint="eastAsia"/>
          <w:color w:val="000000" w:themeColor="text1"/>
          <w:szCs w:val="21"/>
        </w:rPr>
      </w:pPr>
    </w:p>
    <w:p w14:paraId="5E8AA72C" w14:textId="77777777" w:rsidR="009C716A" w:rsidRDefault="009C716A">
      <w:pPr>
        <w:pStyle w:val="a5"/>
        <w:rPr>
          <w:rFonts w:ascii="宋体" w:eastAsia="宋体" w:hAnsi="宋体" w:cs="宋体" w:hint="eastAsia"/>
          <w:color w:val="000000" w:themeColor="text1"/>
          <w:sz w:val="21"/>
          <w:szCs w:val="21"/>
        </w:rPr>
      </w:pPr>
    </w:p>
    <w:p w14:paraId="2FEF0064" w14:textId="77777777" w:rsidR="009C716A" w:rsidRDefault="006E34DF">
      <w:pPr>
        <w:pStyle w:val="a5"/>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尼：本次大会即将开始，为保证大会的顺利进行，请大家将手机调至震动或静音状态，大会进行过程中请大家不要随意走动。感谢大家的配合！</w:t>
      </w:r>
    </w:p>
    <w:p w14:paraId="34D99C18" w14:textId="77777777" w:rsidR="009C716A" w:rsidRDefault="006E34DF">
      <w:pPr>
        <w:pStyle w:val="10"/>
        <w:rPr>
          <w:rFonts w:ascii="宋体" w:eastAsia="宋体" w:hAnsi="宋体" w:cs="宋体" w:hint="eastAsia"/>
          <w:color w:val="000000" w:themeColor="text1"/>
        </w:rPr>
      </w:pPr>
      <w:r>
        <w:rPr>
          <w:rFonts w:ascii="宋体" w:eastAsia="宋体" w:hAnsi="宋体" w:cs="宋体" w:hint="eastAsia"/>
          <w:color w:val="000000" w:themeColor="text1"/>
        </w:rPr>
        <w:t>1、大会开场</w:t>
      </w:r>
    </w:p>
    <w:p w14:paraId="7AB16E7B" w14:textId="77777777" w:rsidR="009C716A" w:rsidRDefault="006E34DF">
      <w:pPr>
        <w:spacing w:line="15" w:lineRule="auto"/>
        <w:rPr>
          <w:rFonts w:ascii="宋体" w:eastAsia="宋体" w:hAnsi="宋体" w:cs="宋体" w:hint="eastAsia"/>
          <w:color w:val="000000" w:themeColor="text1"/>
          <w:szCs w:val="21"/>
        </w:rPr>
      </w:pPr>
      <w:r>
        <w:rPr>
          <w:rFonts w:ascii="宋体" w:eastAsia="宋体" w:hAnsi="宋体" w:cs="宋体" w:hint="eastAsia"/>
          <w:color w:val="000000" w:themeColor="text1"/>
          <w:szCs w:val="21"/>
        </w:rPr>
        <w:t>尼：尊敬的各位嘉宾。</w:t>
      </w:r>
    </w:p>
    <w:p w14:paraId="02364F57" w14:textId="77777777" w:rsidR="009C716A" w:rsidRDefault="006E34DF">
      <w:pPr>
        <w:rPr>
          <w:rFonts w:ascii="宋体" w:eastAsia="宋体" w:hAnsi="宋体" w:cs="宋体" w:hint="eastAsia"/>
          <w:color w:val="000000" w:themeColor="text1"/>
          <w:szCs w:val="21"/>
        </w:rPr>
      </w:pPr>
      <w:r>
        <w:rPr>
          <w:rFonts w:ascii="宋体" w:eastAsia="宋体" w:hAnsi="宋体" w:cs="宋体" w:hint="eastAsia"/>
          <w:color w:val="365F91" w:themeColor="accent1" w:themeShade="BF"/>
          <w:szCs w:val="21"/>
        </w:rPr>
        <w:t>李：亲爱的志愿者朋友们。</w:t>
      </w:r>
    </w:p>
    <w:p w14:paraId="4AC18DE9" w14:textId="77777777" w:rsidR="009C716A" w:rsidRDefault="006E34DF">
      <w:pPr>
        <w:rPr>
          <w:rFonts w:ascii="宋体" w:eastAsia="宋体" w:hAnsi="宋体" w:cs="宋体" w:hint="eastAsia"/>
          <w:color w:val="FF0000"/>
          <w:szCs w:val="21"/>
        </w:rPr>
      </w:pPr>
      <w:r>
        <w:rPr>
          <w:rFonts w:ascii="宋体" w:eastAsia="宋体" w:hAnsi="宋体" w:cs="宋体" w:hint="eastAsia"/>
          <w:color w:val="FF0000"/>
          <w:szCs w:val="21"/>
        </w:rPr>
        <w:t>合：大家晚上好！</w:t>
      </w:r>
    </w:p>
    <w:p w14:paraId="28B59AEA" w14:textId="77777777" w:rsidR="009C716A" w:rsidRDefault="009C716A">
      <w:pPr>
        <w:rPr>
          <w:rFonts w:ascii="宋体" w:eastAsia="宋体" w:hAnsi="宋体" w:cs="宋体" w:hint="eastAsia"/>
          <w:color w:val="000000" w:themeColor="text1"/>
          <w:szCs w:val="21"/>
        </w:rPr>
      </w:pPr>
    </w:p>
    <w:p w14:paraId="08029F46" w14:textId="09BDC28B" w:rsidR="009C716A" w:rsidRDefault="006E34DF">
      <w:pPr>
        <w:rPr>
          <w:rFonts w:ascii="宋体" w:eastAsia="宋体" w:hAnsi="宋体" w:cs="宋体" w:hint="eastAsia"/>
          <w:color w:val="000000" w:themeColor="text1"/>
          <w:szCs w:val="21"/>
        </w:rPr>
      </w:pPr>
      <w:r>
        <w:rPr>
          <w:rFonts w:ascii="宋体" w:eastAsia="宋体" w:hAnsi="宋体" w:cs="宋体" w:hint="eastAsia"/>
          <w:color w:val="000000" w:themeColor="text1"/>
          <w:szCs w:val="21"/>
        </w:rPr>
        <w:t>尼：欢迎大家来到深圳大学志愿者联合会新干事见面大会暨聘任仪式的现场，在这里，让我们热烈欢迎加入志联的24级新干事们！在这个温暖的志联大家庭里， 愿你如星辰般闪耀，发挥你的无限潜能。 像诗人笔下的英雄，勇敢地追求梦想， 在奉献与爱中，谱写你辉煌的篇章。我是本次大会的主持人，尼玛旦增，来自志愿者联合会</w:t>
      </w:r>
      <w:ins w:id="0" w:author="子珊 曾" w:date="2024-11-16T13:27:00Z">
        <w:r w:rsidR="00EB0B7F">
          <w:rPr>
            <w:rFonts w:ascii="宋体" w:eastAsia="宋体" w:hAnsi="宋体" w:cs="宋体" w:hint="eastAsia"/>
            <w:color w:val="000000" w:themeColor="text1"/>
            <w:szCs w:val="21"/>
          </w:rPr>
          <w:t>粤海</w:t>
        </w:r>
      </w:ins>
      <w:r>
        <w:rPr>
          <w:rFonts w:ascii="宋体" w:eastAsia="宋体" w:hAnsi="宋体" w:cs="宋体" w:hint="eastAsia"/>
          <w:color w:val="000000" w:themeColor="text1"/>
          <w:szCs w:val="21"/>
        </w:rPr>
        <w:t>培训部。</w:t>
      </w:r>
    </w:p>
    <w:p w14:paraId="3E42BA89" w14:textId="77777777" w:rsidR="009C716A" w:rsidRDefault="009C716A">
      <w:pPr>
        <w:pStyle w:val="a5"/>
        <w:rPr>
          <w:rFonts w:ascii="宋体" w:eastAsia="宋体" w:hAnsi="宋体" w:cs="宋体" w:hint="eastAsia"/>
          <w:color w:val="000000" w:themeColor="text1"/>
          <w:sz w:val="21"/>
          <w:szCs w:val="21"/>
        </w:rPr>
      </w:pPr>
    </w:p>
    <w:p w14:paraId="317155C0" w14:textId="152EF9EB" w:rsidR="009C716A" w:rsidRDefault="006E34DF">
      <w:pPr>
        <w:pStyle w:val="a5"/>
        <w:rPr>
          <w:rFonts w:ascii="宋体" w:eastAsia="宋体" w:hAnsi="宋体" w:cs="宋体" w:hint="eastAsia"/>
          <w:color w:val="365F91" w:themeColor="accent1" w:themeShade="BF"/>
          <w:sz w:val="21"/>
          <w:szCs w:val="21"/>
        </w:rPr>
      </w:pPr>
      <w:r>
        <w:rPr>
          <w:rFonts w:ascii="宋体" w:eastAsia="宋体" w:hAnsi="宋体" w:cs="宋体" w:hint="eastAsia"/>
          <w:color w:val="365F91" w:themeColor="accent1" w:themeShade="BF"/>
          <w:sz w:val="21"/>
          <w:szCs w:val="21"/>
        </w:rPr>
        <w:t>李：我是本次大会的主持人李依纳，来自志愿者联合会</w:t>
      </w:r>
      <w:ins w:id="1" w:author="子珊 曾" w:date="2024-11-16T13:27:00Z">
        <w:r w:rsidR="00EB0B7F">
          <w:rPr>
            <w:rFonts w:ascii="宋体" w:eastAsia="宋体" w:hAnsi="宋体" w:cs="宋体" w:hint="eastAsia"/>
            <w:color w:val="365F91" w:themeColor="accent1" w:themeShade="BF"/>
            <w:sz w:val="21"/>
            <w:szCs w:val="21"/>
          </w:rPr>
          <w:t>粤海</w:t>
        </w:r>
      </w:ins>
      <w:r>
        <w:rPr>
          <w:rFonts w:ascii="宋体" w:eastAsia="宋体" w:hAnsi="宋体" w:cs="宋体" w:hint="eastAsia"/>
          <w:color w:val="365F91" w:themeColor="accent1" w:themeShade="BF"/>
          <w:sz w:val="21"/>
          <w:szCs w:val="21"/>
        </w:rPr>
        <w:t>培训部。本次大会中，各个部门将会对各自的职能和发展规划进行讲解，让新干事们更好地了解各个部门，在了解的过程中熟悉工作流程，以帮助新干事们更快地融入志愿者联合会这个温暖的大家庭，也方便志联后续各项工作的开展。同时，本届大会将会有问答环节，采取抽签的形式展开，敬请期待。</w:t>
      </w:r>
    </w:p>
    <w:p w14:paraId="7E1B9E42" w14:textId="77777777" w:rsidR="009C716A" w:rsidRDefault="009C716A">
      <w:pPr>
        <w:pStyle w:val="a5"/>
        <w:rPr>
          <w:rFonts w:ascii="宋体" w:eastAsia="宋体" w:hAnsi="宋体" w:cs="宋体" w:hint="eastAsia"/>
          <w:color w:val="365F91" w:themeColor="accent1" w:themeShade="BF"/>
          <w:sz w:val="21"/>
          <w:szCs w:val="21"/>
        </w:rPr>
      </w:pPr>
    </w:p>
    <w:p w14:paraId="007E6727" w14:textId="77777777" w:rsidR="009C716A" w:rsidRDefault="009C716A">
      <w:pPr>
        <w:pStyle w:val="a5"/>
        <w:rPr>
          <w:rFonts w:ascii="宋体" w:eastAsia="宋体" w:hAnsi="宋体" w:cs="宋体" w:hint="eastAsia"/>
          <w:color w:val="000000" w:themeColor="text1"/>
          <w:sz w:val="21"/>
          <w:szCs w:val="21"/>
        </w:rPr>
      </w:pPr>
    </w:p>
    <w:p w14:paraId="382CCF3B" w14:textId="77777777" w:rsidR="009C716A" w:rsidRDefault="006E34DF">
      <w:pPr>
        <w:jc w:val="left"/>
        <w:rPr>
          <w:rFonts w:ascii="宋体" w:eastAsia="宋体" w:hAnsi="宋体" w:cs="宋体" w:hint="eastAsia"/>
          <w:color w:val="000000" w:themeColor="text1"/>
          <w:szCs w:val="21"/>
        </w:rPr>
        <w:sectPr w:rsidR="009C716A">
          <w:pgSz w:w="11900" w:h="16840"/>
          <w:pgMar w:top="1440" w:right="1800" w:bottom="1440" w:left="1800" w:header="851" w:footer="992" w:gutter="0"/>
          <w:cols w:space="425"/>
          <w:docGrid w:type="lines" w:linePitch="312"/>
        </w:sectPr>
      </w:pPr>
      <w:r>
        <w:rPr>
          <w:rFonts w:ascii="宋体" w:eastAsia="宋体" w:hAnsi="宋体" w:cs="宋体" w:hint="eastAsia"/>
          <w:color w:val="000000" w:themeColor="text1"/>
          <w:szCs w:val="21"/>
        </w:rPr>
        <w:t>尼：请大家穿上座位上的志愿者服。志愿者服是志愿者身份的鲜明标识,那一抹鲜艳的红，</w:t>
      </w:r>
    </w:p>
    <w:p w14:paraId="5C32F770" w14:textId="77777777" w:rsidR="009C716A" w:rsidRDefault="006E34DF">
      <w:pPr>
        <w:jc w:val="left"/>
        <w:rPr>
          <w:rFonts w:ascii="宋体" w:eastAsia="宋体" w:hAnsi="宋体" w:cs="宋体" w:hint="eastAsia"/>
          <w:color w:val="000000" w:themeColor="text1"/>
          <w:szCs w:val="21"/>
        </w:rPr>
      </w:pPr>
      <w:r>
        <w:rPr>
          <w:rFonts w:ascii="宋体" w:eastAsia="宋体" w:hAnsi="宋体" w:cs="宋体" w:hint="eastAsia"/>
          <w:color w:val="000000" w:themeColor="text1"/>
          <w:szCs w:val="21"/>
        </w:rPr>
        <w:t>如同燃烧的火焰，是理想与信念的鲜明象征，</w:t>
      </w:r>
    </w:p>
    <w:p w14:paraId="1C3218BF" w14:textId="77777777" w:rsidR="009C716A" w:rsidRDefault="006E34DF">
      <w:pPr>
        <w:jc w:val="left"/>
        <w:rPr>
          <w:rFonts w:ascii="宋体" w:eastAsia="宋体" w:hAnsi="宋体" w:cs="宋体" w:hint="eastAsia"/>
          <w:color w:val="000000" w:themeColor="text1"/>
          <w:szCs w:val="21"/>
        </w:rPr>
      </w:pPr>
      <w:r>
        <w:rPr>
          <w:rFonts w:ascii="宋体" w:eastAsia="宋体" w:hAnsi="宋体" w:cs="宋体" w:hint="eastAsia"/>
          <w:color w:val="000000" w:themeColor="text1"/>
          <w:szCs w:val="21"/>
        </w:rPr>
        <w:t>它如同春日的暖阳，是活力的源泉，激励着我们不断前行。 也是善意与温暖的化身， 在寒冷的冬日里，给予我们心灵的慰藉。</w:t>
      </w:r>
    </w:p>
    <w:p w14:paraId="30C42F7B" w14:textId="77777777" w:rsidR="009C716A" w:rsidRDefault="006E34DF">
      <w:pPr>
        <w:jc w:val="left"/>
        <w:rPr>
          <w:rFonts w:ascii="宋体" w:eastAsia="宋体" w:hAnsi="宋体" w:cs="宋体" w:hint="eastAsia"/>
          <w:color w:val="000000" w:themeColor="text1"/>
          <w:szCs w:val="21"/>
        </w:rPr>
      </w:pPr>
      <w:r>
        <w:rPr>
          <w:rFonts w:ascii="宋体" w:eastAsia="宋体" w:hAnsi="宋体" w:cs="宋体" w:hint="eastAsia"/>
          <w:color w:val="000000" w:themeColor="text1"/>
          <w:szCs w:val="21"/>
        </w:rPr>
        <w:t>赤诚如火，照亮理想之路。</w:t>
      </w:r>
    </w:p>
    <w:p w14:paraId="3C05054F" w14:textId="77777777" w:rsidR="009C716A" w:rsidRDefault="006E34DF">
      <w:pPr>
        <w:jc w:val="left"/>
        <w:rPr>
          <w:rFonts w:ascii="宋体" w:eastAsia="宋体" w:hAnsi="宋体" w:cs="宋体" w:hint="eastAsia"/>
          <w:color w:val="000000" w:themeColor="text1"/>
          <w:szCs w:val="21"/>
        </w:rPr>
      </w:pPr>
      <w:r>
        <w:rPr>
          <w:rFonts w:ascii="宋体" w:eastAsia="宋体" w:hAnsi="宋体" w:cs="宋体" w:hint="eastAsia"/>
          <w:color w:val="000000" w:themeColor="text1"/>
          <w:szCs w:val="21"/>
        </w:rPr>
        <w:t>热情似阳，温暖每一颗心。</w:t>
      </w:r>
    </w:p>
    <w:p w14:paraId="369A8461" w14:textId="77777777" w:rsidR="009C716A" w:rsidRDefault="006E34DF">
      <w:pPr>
        <w:jc w:val="left"/>
        <w:rPr>
          <w:rFonts w:ascii="宋体" w:eastAsia="宋体" w:hAnsi="宋体" w:cs="宋体" w:hint="eastAsia"/>
          <w:color w:val="000000" w:themeColor="text1"/>
          <w:szCs w:val="21"/>
        </w:rPr>
        <w:sectPr w:rsidR="009C716A">
          <w:type w:val="continuous"/>
          <w:pgSz w:w="11900" w:h="16840"/>
          <w:pgMar w:top="1440" w:right="1800" w:bottom="1440" w:left="1800" w:header="851" w:footer="992" w:gutter="0"/>
          <w:cols w:space="425"/>
          <w:docGrid w:type="lines" w:linePitch="312"/>
        </w:sectPr>
      </w:pPr>
      <w:r>
        <w:rPr>
          <w:rFonts w:ascii="宋体" w:eastAsia="宋体" w:hAnsi="宋体" w:cs="宋体" w:hint="eastAsia"/>
          <w:color w:val="000000" w:themeColor="text1"/>
          <w:szCs w:val="21"/>
        </w:rPr>
        <w:t>善意如春，温暖人间每个角落。</w:t>
      </w:r>
    </w:p>
    <w:p w14:paraId="470793D8" w14:textId="77777777" w:rsidR="009C716A" w:rsidRDefault="006E34DF">
      <w:pPr>
        <w:pStyle w:val="a5"/>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深圳大学志联成立27年以来 一直以/立足校园，面向社会/为准则，开展各类的志愿活动，愿大家穿上这件鲜艳似火的红马甲，积极分享内心的温暖和爱，将/深大志联不熄的火焰/传承下去。</w:t>
      </w:r>
    </w:p>
    <w:p w14:paraId="79DF7482" w14:textId="77777777" w:rsidR="009C716A" w:rsidRDefault="009C716A">
      <w:pPr>
        <w:pStyle w:val="a5"/>
        <w:rPr>
          <w:rFonts w:ascii="宋体" w:eastAsia="宋体" w:hAnsi="宋体" w:cs="宋体" w:hint="eastAsia"/>
          <w:color w:val="000000" w:themeColor="text1"/>
          <w:sz w:val="21"/>
          <w:szCs w:val="21"/>
        </w:rPr>
      </w:pPr>
    </w:p>
    <w:p w14:paraId="12621DC0" w14:textId="77777777" w:rsidR="009C716A" w:rsidRDefault="006E34DF">
      <w:pPr>
        <w:pStyle w:val="a5"/>
        <w:rPr>
          <w:rFonts w:ascii="宋体" w:eastAsia="宋体" w:hAnsi="宋体" w:cs="宋体" w:hint="eastAsia"/>
          <w:color w:val="365F91" w:themeColor="accent1" w:themeShade="BF"/>
          <w:sz w:val="21"/>
          <w:szCs w:val="21"/>
        </w:rPr>
      </w:pPr>
      <w:r>
        <w:rPr>
          <w:rFonts w:ascii="宋体" w:eastAsia="宋体" w:hAnsi="宋体" w:cs="宋体" w:hint="eastAsia"/>
          <w:color w:val="365F91" w:themeColor="accent1" w:themeShade="BF"/>
          <w:sz w:val="21"/>
          <w:szCs w:val="21"/>
        </w:rPr>
        <w:t>李：身穿红马甲，我们就是深圳大学志联大家庭的一员了。事不宜迟，我宣布:深圳大学志愿者联合会新干事见面大会暨聘任仪式。</w:t>
      </w:r>
    </w:p>
    <w:p w14:paraId="4CCA9CED" w14:textId="77777777" w:rsidR="009C716A" w:rsidRDefault="006E34DF">
      <w:pPr>
        <w:pStyle w:val="a5"/>
        <w:rPr>
          <w:rFonts w:ascii="宋体" w:eastAsia="宋体" w:hAnsi="宋体" w:cs="宋体" w:hint="eastAsia"/>
          <w:color w:val="FF0000"/>
          <w:sz w:val="21"/>
          <w:szCs w:val="21"/>
        </w:rPr>
      </w:pPr>
      <w:r>
        <w:rPr>
          <w:rFonts w:ascii="宋体" w:eastAsia="宋体" w:hAnsi="宋体" w:cs="宋体" w:hint="eastAsia"/>
          <w:b/>
          <w:color w:val="FF0000"/>
          <w:sz w:val="21"/>
          <w:szCs w:val="21"/>
        </w:rPr>
        <w:t>合</w:t>
      </w:r>
      <w:r>
        <w:rPr>
          <w:rFonts w:ascii="宋体" w:eastAsia="宋体" w:hAnsi="宋体" w:cs="宋体" w:hint="eastAsia"/>
          <w:color w:val="FF0000"/>
          <w:sz w:val="21"/>
          <w:szCs w:val="21"/>
        </w:rPr>
        <w:t>：正式开始！</w:t>
      </w:r>
    </w:p>
    <w:p w14:paraId="756B3F9B" w14:textId="77777777" w:rsidR="009C716A" w:rsidRDefault="009C716A">
      <w:pPr>
        <w:pStyle w:val="a5"/>
        <w:rPr>
          <w:rFonts w:ascii="宋体" w:eastAsia="宋体" w:hAnsi="宋体" w:cs="宋体" w:hint="eastAsia"/>
          <w:color w:val="FF0000"/>
          <w:sz w:val="21"/>
          <w:szCs w:val="21"/>
        </w:rPr>
      </w:pPr>
    </w:p>
    <w:p w14:paraId="474DE601" w14:textId="77777777" w:rsidR="009C716A" w:rsidRDefault="006E34DF">
      <w:pPr>
        <w:pStyle w:val="a5"/>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尼：首先，请允许我为大家介绍今天到场的嘉宾：</w:t>
      </w:r>
    </w:p>
    <w:p w14:paraId="2884B9D7" w14:textId="77777777" w:rsidR="009C716A" w:rsidRDefault="006E34DF">
      <w:pPr>
        <w:pStyle w:val="a5"/>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欢迎指导老师：张春光老师</w:t>
      </w:r>
    </w:p>
    <w:p w14:paraId="5F157B4B" w14:textId="77777777" w:rsidR="009C716A" w:rsidRDefault="006E34DF">
      <w:pPr>
        <w:pStyle w:val="a5"/>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欢迎副总干事：严晨元师姐  胡佳怡师姐  陈绮琪师姐  张琼莹师姐</w:t>
      </w:r>
    </w:p>
    <w:p w14:paraId="0C73B9DB" w14:textId="77777777" w:rsidR="009C716A" w:rsidRDefault="006E34DF">
      <w:pPr>
        <w:pStyle w:val="a5"/>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 xml:space="preserve">   </w:t>
      </w:r>
    </w:p>
    <w:p w14:paraId="019621BC" w14:textId="77777777" w:rsidR="009C716A" w:rsidRDefault="006E34DF">
      <w:pPr>
        <w:pStyle w:val="a5"/>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lastRenderedPageBreak/>
        <w:t>财务专员：蔡梓璇师姐  黄</w:t>
      </w:r>
      <w:r>
        <w:rPr>
          <w:rFonts w:ascii="宋体" w:eastAsia="宋体" w:hAnsi="宋体" w:cs="宋体" w:hint="eastAsia"/>
          <w:color w:val="000000" w:themeColor="text1"/>
          <w:sz w:val="21"/>
          <w:szCs w:val="21"/>
        </w:rPr>
        <w:ruby>
          <w:rubyPr>
            <w:rubyAlign w:val="center"/>
            <w:hps w:val="10"/>
            <w:hpsRaise w:val="18"/>
            <w:hpsBaseText w:val="21"/>
            <w:lid w:val="zh-CN"/>
          </w:rubyPr>
          <w:rt>
            <w:r w:rsidR="006E34DF">
              <w:rPr>
                <w:rFonts w:ascii="宋体" w:eastAsia="宋体" w:hAnsi="宋体" w:cs="宋体" w:hint="eastAsia"/>
                <w:color w:val="000000" w:themeColor="text1"/>
                <w:sz w:val="21"/>
                <w:szCs w:val="21"/>
              </w:rPr>
              <w:t>yuè</w:t>
            </w:r>
          </w:rt>
          <w:rubyBase>
            <w:r w:rsidR="006E34DF">
              <w:rPr>
                <w:rFonts w:ascii="宋体" w:eastAsia="宋体" w:hAnsi="宋体" w:cs="宋体" w:hint="eastAsia"/>
                <w:color w:val="000000" w:themeColor="text1"/>
                <w:sz w:val="21"/>
                <w:szCs w:val="21"/>
              </w:rPr>
              <w:t>乐</w:t>
            </w:r>
          </w:rubyBase>
        </w:ruby>
      </w:r>
      <w:r>
        <w:rPr>
          <w:rFonts w:ascii="宋体" w:eastAsia="宋体" w:hAnsi="宋体" w:cs="宋体" w:hint="eastAsia"/>
          <w:color w:val="000000" w:themeColor="text1"/>
          <w:sz w:val="21"/>
          <w:szCs w:val="21"/>
        </w:rPr>
        <w:t>诗师姐</w:t>
      </w:r>
    </w:p>
    <w:p w14:paraId="63AE8AA4" w14:textId="77777777" w:rsidR="009C716A" w:rsidRDefault="006E34DF">
      <w:pPr>
        <w:pStyle w:val="a5"/>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 xml:space="preserve">行政专员：刘雯秀师姐  </w:t>
      </w:r>
    </w:p>
    <w:p w14:paraId="7047BA6B" w14:textId="77777777" w:rsidR="009C716A" w:rsidRDefault="006E34DF">
      <w:pPr>
        <w:pStyle w:val="a5"/>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 xml:space="preserve">       </w:t>
      </w:r>
    </w:p>
    <w:p w14:paraId="42828485" w14:textId="77777777" w:rsidR="009C716A" w:rsidRDefault="006E34DF">
      <w:pPr>
        <w:pStyle w:val="a5"/>
        <w:rPr>
          <w:rFonts w:ascii="宋体" w:eastAsia="宋体" w:hAnsi="宋体" w:cs="宋体" w:hint="eastAsia"/>
          <w:color w:val="365F91" w:themeColor="accent1" w:themeShade="BF"/>
          <w:sz w:val="21"/>
          <w:szCs w:val="21"/>
        </w:rPr>
      </w:pPr>
      <w:r>
        <w:rPr>
          <w:rFonts w:ascii="宋体" w:eastAsia="宋体" w:hAnsi="宋体" w:cs="宋体" w:hint="eastAsia"/>
          <w:color w:val="365F91" w:themeColor="accent1" w:themeShade="BF"/>
          <w:sz w:val="21"/>
          <w:szCs w:val="21"/>
        </w:rPr>
        <w:t>李：让我们再次用热烈的掌声感谢各位嘉宾的到来。下面，有请</w:t>
      </w:r>
      <w:r>
        <w:rPr>
          <w:rFonts w:ascii="宋体" w:eastAsia="宋体" w:hAnsi="宋体" w:cs="宋体" w:hint="eastAsia"/>
          <w:color w:val="365F91" w:themeColor="accent1" w:themeShade="BF"/>
          <w:sz w:val="21"/>
          <w:szCs w:val="21"/>
          <w:highlight w:val="yellow"/>
        </w:rPr>
        <w:t>张春光老师</w:t>
      </w:r>
      <w:r>
        <w:rPr>
          <w:rFonts w:ascii="宋体" w:eastAsia="宋体" w:hAnsi="宋体" w:cs="宋体" w:hint="eastAsia"/>
          <w:color w:val="365F91" w:themeColor="accent1" w:themeShade="BF"/>
          <w:sz w:val="21"/>
          <w:szCs w:val="21"/>
        </w:rPr>
        <w:t>上台为本次大会致辞，大家掌声欢迎！</w:t>
      </w:r>
    </w:p>
    <w:p w14:paraId="67AC7D3B" w14:textId="77777777" w:rsidR="009C716A" w:rsidRDefault="006E34DF">
      <w:pPr>
        <w:pStyle w:val="a5"/>
        <w:rPr>
          <w:rFonts w:ascii="宋体" w:eastAsia="宋体" w:hAnsi="宋体" w:cs="宋体" w:hint="eastAsia"/>
          <w:b/>
          <w:bCs/>
          <w:color w:val="000000" w:themeColor="text1"/>
          <w:sz w:val="32"/>
          <w:szCs w:val="32"/>
        </w:rPr>
      </w:pPr>
      <w:r>
        <w:rPr>
          <w:rFonts w:ascii="宋体" w:eastAsia="宋体" w:hAnsi="宋体" w:cs="宋体" w:hint="eastAsia"/>
          <w:b/>
          <w:bCs/>
          <w:color w:val="000000" w:themeColor="text1"/>
          <w:sz w:val="32"/>
          <w:szCs w:val="32"/>
        </w:rPr>
        <w:t>（主持人退场）</w:t>
      </w:r>
    </w:p>
    <w:p w14:paraId="25D5082B" w14:textId="77777777" w:rsidR="009C716A" w:rsidRDefault="006E34DF">
      <w:pPr>
        <w:pStyle w:val="a5"/>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尼：感谢</w:t>
      </w:r>
      <w:r>
        <w:rPr>
          <w:rFonts w:ascii="宋体" w:eastAsia="宋体" w:hAnsi="宋体" w:cs="宋体" w:hint="eastAsia"/>
          <w:color w:val="000000" w:themeColor="text1"/>
          <w:sz w:val="21"/>
          <w:szCs w:val="21"/>
          <w:highlight w:val="yellow"/>
        </w:rPr>
        <w:t>张春光老师</w:t>
      </w:r>
      <w:r>
        <w:rPr>
          <w:rFonts w:ascii="宋体" w:eastAsia="宋体" w:hAnsi="宋体" w:cs="宋体" w:hint="eastAsia"/>
          <w:color w:val="000000" w:themeColor="text1"/>
          <w:sz w:val="21"/>
          <w:szCs w:val="21"/>
        </w:rPr>
        <w:t>的精彩讲话。请</w:t>
      </w:r>
      <w:r>
        <w:rPr>
          <w:rFonts w:ascii="宋体" w:eastAsia="宋体" w:hAnsi="宋体" w:cs="宋体" w:hint="eastAsia"/>
          <w:color w:val="000000" w:themeColor="text1"/>
          <w:sz w:val="21"/>
          <w:szCs w:val="21"/>
          <w:highlight w:val="yellow"/>
        </w:rPr>
        <w:t>张春光老师</w:t>
      </w:r>
      <w:r>
        <w:rPr>
          <w:rFonts w:ascii="宋体" w:eastAsia="宋体" w:hAnsi="宋体" w:cs="宋体" w:hint="eastAsia"/>
          <w:color w:val="000000" w:themeColor="text1"/>
          <w:sz w:val="21"/>
          <w:szCs w:val="21"/>
        </w:rPr>
        <w:t>留步，有请理事团成员上台，并请</w:t>
      </w:r>
      <w:r>
        <w:rPr>
          <w:rFonts w:ascii="宋体" w:eastAsia="宋体" w:hAnsi="宋体" w:cs="宋体" w:hint="eastAsia"/>
          <w:color w:val="000000" w:themeColor="text1"/>
          <w:sz w:val="21"/>
          <w:szCs w:val="21"/>
          <w:highlight w:val="yellow"/>
        </w:rPr>
        <w:t>张春光老师</w:t>
      </w:r>
      <w:r>
        <w:rPr>
          <w:rFonts w:ascii="宋体" w:eastAsia="宋体" w:hAnsi="宋体" w:cs="宋体" w:hint="eastAsia"/>
          <w:color w:val="000000" w:themeColor="text1"/>
          <w:sz w:val="21"/>
          <w:szCs w:val="21"/>
        </w:rPr>
        <w:t>为理事团成员颁发工作证！大家掌声欢迎！</w:t>
      </w:r>
    </w:p>
    <w:p w14:paraId="5170C347" w14:textId="77777777" w:rsidR="009C716A" w:rsidRDefault="009C716A">
      <w:pPr>
        <w:pStyle w:val="a5"/>
        <w:rPr>
          <w:rFonts w:ascii="宋体" w:eastAsia="宋体" w:hAnsi="宋体" w:cs="宋体" w:hint="eastAsia"/>
          <w:color w:val="000000" w:themeColor="text1"/>
          <w:sz w:val="21"/>
          <w:szCs w:val="21"/>
        </w:rPr>
      </w:pPr>
    </w:p>
    <w:p w14:paraId="198C0709" w14:textId="77777777" w:rsidR="009C716A" w:rsidRDefault="006E34DF">
      <w:pPr>
        <w:pStyle w:val="a5"/>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接下来由我们的摄影师为台上的各位合影留念。（看手势，与摄影师沟通）</w:t>
      </w:r>
    </w:p>
    <w:p w14:paraId="44B94F26" w14:textId="77777777" w:rsidR="009C716A" w:rsidRDefault="009C716A">
      <w:pPr>
        <w:pStyle w:val="a5"/>
        <w:rPr>
          <w:rFonts w:ascii="宋体" w:eastAsia="宋体" w:hAnsi="宋体" w:cs="宋体" w:hint="eastAsia"/>
          <w:color w:val="000000" w:themeColor="text1"/>
          <w:sz w:val="21"/>
          <w:szCs w:val="21"/>
        </w:rPr>
      </w:pPr>
    </w:p>
    <w:p w14:paraId="59E9CED5" w14:textId="77777777" w:rsidR="009C716A" w:rsidRDefault="006E34DF">
      <w:pPr>
        <w:pStyle w:val="a5"/>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请</w:t>
      </w:r>
      <w:r>
        <w:rPr>
          <w:rFonts w:ascii="宋体" w:eastAsia="宋体" w:hAnsi="宋体" w:cs="宋体" w:hint="eastAsia"/>
          <w:color w:val="000000" w:themeColor="text1"/>
          <w:sz w:val="21"/>
          <w:szCs w:val="21"/>
          <w:highlight w:val="yellow"/>
        </w:rPr>
        <w:t>胡佳怡师姐</w:t>
      </w:r>
      <w:r>
        <w:rPr>
          <w:rFonts w:ascii="宋体" w:eastAsia="宋体" w:hAnsi="宋体" w:cs="宋体" w:hint="eastAsia"/>
          <w:color w:val="000000" w:themeColor="text1"/>
          <w:sz w:val="21"/>
          <w:szCs w:val="21"/>
        </w:rPr>
        <w:t>留步，请</w:t>
      </w:r>
      <w:r>
        <w:rPr>
          <w:rFonts w:ascii="宋体" w:eastAsia="宋体" w:hAnsi="宋体" w:cs="宋体" w:hint="eastAsia"/>
          <w:color w:val="000000" w:themeColor="text1"/>
          <w:sz w:val="21"/>
          <w:szCs w:val="21"/>
          <w:highlight w:val="yellow"/>
        </w:rPr>
        <w:t>张春光老师</w:t>
      </w:r>
      <w:r>
        <w:rPr>
          <w:rFonts w:ascii="宋体" w:eastAsia="宋体" w:hAnsi="宋体" w:cs="宋体" w:hint="eastAsia"/>
          <w:color w:val="000000" w:themeColor="text1"/>
          <w:sz w:val="21"/>
          <w:szCs w:val="21"/>
        </w:rPr>
        <w:t>和其他理事团成员到台下就坐，谢谢。</w:t>
      </w:r>
    </w:p>
    <w:p w14:paraId="3FB25052" w14:textId="77777777" w:rsidR="009C716A" w:rsidRDefault="006E34DF">
      <w:pPr>
        <w:pStyle w:val="a5"/>
        <w:rPr>
          <w:rFonts w:ascii="宋体" w:eastAsia="宋体" w:hAnsi="宋体" w:cs="宋体" w:hint="eastAsia"/>
          <w:color w:val="000000" w:themeColor="text1"/>
          <w:sz w:val="32"/>
          <w:szCs w:val="32"/>
        </w:rPr>
      </w:pPr>
      <w:r>
        <w:rPr>
          <w:rFonts w:ascii="宋体" w:eastAsia="宋体" w:hAnsi="宋体" w:cs="宋体" w:hint="eastAsia"/>
          <w:b/>
          <w:bCs/>
          <w:color w:val="000000" w:themeColor="text1"/>
          <w:sz w:val="32"/>
          <w:szCs w:val="32"/>
        </w:rPr>
        <w:t>2、（理事团发言+给五大部门颁工作证）</w:t>
      </w:r>
    </w:p>
    <w:p w14:paraId="46CE66EA" w14:textId="77777777" w:rsidR="009C716A" w:rsidRDefault="006E34DF">
      <w:pPr>
        <w:pStyle w:val="a5"/>
        <w:rPr>
          <w:rFonts w:ascii="宋体" w:eastAsia="宋体" w:hAnsi="宋体" w:cs="宋体" w:hint="eastAsia"/>
          <w:color w:val="365F91" w:themeColor="accent1" w:themeShade="BF"/>
          <w:sz w:val="21"/>
          <w:szCs w:val="21"/>
        </w:rPr>
      </w:pPr>
      <w:r>
        <w:rPr>
          <w:rFonts w:ascii="宋体" w:eastAsia="宋体" w:hAnsi="宋体" w:cs="宋体" w:hint="eastAsia"/>
          <w:color w:val="365F91" w:themeColor="accent1" w:themeShade="BF"/>
          <w:sz w:val="21"/>
          <w:szCs w:val="21"/>
        </w:rPr>
        <w:t>李：身穿红马甲，同学们的内心是否已经充满了期待呢？是否已经对志愿活动跃跃欲试了呢？别着急，让我们先倾听</w:t>
      </w:r>
      <w:r>
        <w:rPr>
          <w:rFonts w:ascii="宋体" w:eastAsia="宋体" w:hAnsi="宋体" w:cs="宋体" w:hint="eastAsia"/>
          <w:color w:val="365F91" w:themeColor="accent1" w:themeShade="BF"/>
          <w:sz w:val="21"/>
          <w:szCs w:val="21"/>
          <w:highlight w:val="yellow"/>
        </w:rPr>
        <w:t>理事团胡佳怡师姐</w:t>
      </w:r>
      <w:r>
        <w:rPr>
          <w:rFonts w:ascii="宋体" w:eastAsia="宋体" w:hAnsi="宋体" w:cs="宋体" w:hint="eastAsia"/>
          <w:color w:val="365F91" w:themeColor="accent1" w:themeShade="BF"/>
          <w:sz w:val="21"/>
          <w:szCs w:val="21"/>
        </w:rPr>
        <w:t>对我们的建议和期望，掌声有请</w:t>
      </w:r>
      <w:r>
        <w:rPr>
          <w:rFonts w:ascii="宋体" w:eastAsia="宋体" w:hAnsi="宋体" w:cs="宋体" w:hint="eastAsia"/>
          <w:color w:val="365F91" w:themeColor="accent1" w:themeShade="BF"/>
          <w:sz w:val="21"/>
          <w:szCs w:val="21"/>
          <w:highlight w:val="yellow"/>
        </w:rPr>
        <w:t>胡佳怡师姐！</w:t>
      </w:r>
    </w:p>
    <w:p w14:paraId="395B91EF" w14:textId="77777777" w:rsidR="009C716A" w:rsidRDefault="009C716A">
      <w:pPr>
        <w:pStyle w:val="a5"/>
        <w:rPr>
          <w:rFonts w:ascii="宋体" w:eastAsia="宋体" w:hAnsi="宋体" w:cs="宋体" w:hint="eastAsia"/>
          <w:color w:val="365F91" w:themeColor="accent1" w:themeShade="BF"/>
          <w:sz w:val="21"/>
          <w:szCs w:val="21"/>
        </w:rPr>
      </w:pPr>
    </w:p>
    <w:p w14:paraId="5F14B22F" w14:textId="77777777" w:rsidR="009C716A" w:rsidRDefault="006E34DF">
      <w:pPr>
        <w:pStyle w:val="a5"/>
        <w:rPr>
          <w:rFonts w:ascii="宋体" w:eastAsia="宋体" w:hAnsi="宋体" w:cs="宋体" w:hint="eastAsia"/>
          <w:color w:val="365F91" w:themeColor="accent1" w:themeShade="BF"/>
          <w:sz w:val="21"/>
          <w:szCs w:val="21"/>
        </w:rPr>
      </w:pPr>
      <w:r>
        <w:rPr>
          <w:rFonts w:ascii="宋体" w:eastAsia="宋体" w:hAnsi="宋体" w:cs="宋体" w:hint="eastAsia"/>
          <w:color w:val="365F91" w:themeColor="accent1" w:themeShade="BF"/>
          <w:sz w:val="21"/>
          <w:szCs w:val="21"/>
        </w:rPr>
        <w:t>李：谢谢</w:t>
      </w:r>
      <w:r>
        <w:rPr>
          <w:rFonts w:ascii="宋体" w:eastAsia="宋体" w:hAnsi="宋体" w:cs="宋体" w:hint="eastAsia"/>
          <w:color w:val="365F91" w:themeColor="accent1" w:themeShade="BF"/>
          <w:sz w:val="21"/>
          <w:szCs w:val="21"/>
          <w:highlight w:val="yellow"/>
        </w:rPr>
        <w:t>理事团代表胡佳怡师姐</w:t>
      </w:r>
      <w:r>
        <w:rPr>
          <w:rFonts w:ascii="宋体" w:eastAsia="宋体" w:hAnsi="宋体" w:cs="宋体" w:hint="eastAsia"/>
          <w:color w:val="365F91" w:themeColor="accent1" w:themeShade="BF"/>
          <w:sz w:val="21"/>
          <w:szCs w:val="21"/>
        </w:rPr>
        <w:t>的精彩发言！请</w:t>
      </w:r>
      <w:r>
        <w:rPr>
          <w:rFonts w:ascii="宋体" w:eastAsia="宋体" w:hAnsi="宋体" w:cs="宋体" w:hint="eastAsia"/>
          <w:color w:val="365F91" w:themeColor="accent1" w:themeShade="BF"/>
          <w:sz w:val="21"/>
          <w:szCs w:val="21"/>
          <w:highlight w:val="yellow"/>
        </w:rPr>
        <w:t>胡佳怡师姐</w:t>
      </w:r>
      <w:r>
        <w:rPr>
          <w:rFonts w:ascii="宋体" w:eastAsia="宋体" w:hAnsi="宋体" w:cs="宋体" w:hint="eastAsia"/>
          <w:color w:val="365F91" w:themeColor="accent1" w:themeShade="BF"/>
          <w:sz w:val="21"/>
          <w:szCs w:val="21"/>
        </w:rPr>
        <w:t>留步，并为项目部和办公室部长团颁发工作证。</w:t>
      </w:r>
    </w:p>
    <w:p w14:paraId="01709E2A" w14:textId="77777777" w:rsidR="009C716A" w:rsidRDefault="006E34DF">
      <w:pPr>
        <w:pStyle w:val="a5"/>
        <w:rPr>
          <w:rFonts w:ascii="宋体" w:eastAsia="宋体" w:hAnsi="宋体" w:cs="宋体" w:hint="eastAsia"/>
          <w:b/>
          <w:bCs/>
          <w:color w:val="000000" w:themeColor="text1"/>
          <w:sz w:val="32"/>
          <w:szCs w:val="32"/>
        </w:rPr>
      </w:pPr>
      <w:r>
        <w:rPr>
          <w:rFonts w:ascii="宋体" w:eastAsia="宋体" w:hAnsi="宋体" w:cs="宋体" w:hint="eastAsia"/>
          <w:b/>
          <w:bCs/>
          <w:color w:val="000000" w:themeColor="text1"/>
          <w:sz w:val="32"/>
          <w:szCs w:val="32"/>
        </w:rPr>
        <w:t>项目部</w:t>
      </w:r>
    </w:p>
    <w:p w14:paraId="00ADF958" w14:textId="77777777" w:rsidR="009C716A" w:rsidRDefault="006E34DF">
      <w:pPr>
        <w:pStyle w:val="a5"/>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尼：下面有请</w:t>
      </w:r>
      <w:r>
        <w:rPr>
          <w:rFonts w:ascii="宋体" w:eastAsia="宋体" w:hAnsi="宋体" w:cs="宋体" w:hint="eastAsia"/>
          <w:color w:val="000000" w:themeColor="text1"/>
          <w:sz w:val="21"/>
          <w:szCs w:val="21"/>
          <w:highlight w:val="yellow"/>
        </w:rPr>
        <w:t>项目部部长团</w:t>
      </w:r>
      <w:r>
        <w:rPr>
          <w:rFonts w:ascii="宋体" w:eastAsia="宋体" w:hAnsi="宋体" w:cs="宋体" w:hint="eastAsia"/>
          <w:color w:val="000000" w:themeColor="text1"/>
          <w:sz w:val="21"/>
          <w:szCs w:val="21"/>
        </w:rPr>
        <w:t>上台，并请</w:t>
      </w:r>
      <w:r>
        <w:rPr>
          <w:rFonts w:ascii="宋体" w:eastAsia="宋体" w:hAnsi="宋体" w:cs="宋体" w:hint="eastAsia"/>
          <w:color w:val="000000" w:themeColor="text1"/>
          <w:sz w:val="21"/>
          <w:szCs w:val="21"/>
          <w:highlight w:val="yellow"/>
        </w:rPr>
        <w:t>胡佳怡师姐</w:t>
      </w:r>
      <w:r>
        <w:rPr>
          <w:rFonts w:ascii="宋体" w:eastAsia="宋体" w:hAnsi="宋体" w:cs="宋体" w:hint="eastAsia"/>
          <w:color w:val="000000" w:themeColor="text1"/>
          <w:sz w:val="21"/>
          <w:szCs w:val="21"/>
        </w:rPr>
        <w:t>为</w:t>
      </w:r>
      <w:r>
        <w:rPr>
          <w:rFonts w:ascii="宋体" w:eastAsia="宋体" w:hAnsi="宋体" w:cs="宋体" w:hint="eastAsia"/>
          <w:color w:val="000000" w:themeColor="text1"/>
          <w:sz w:val="21"/>
          <w:szCs w:val="21"/>
          <w:highlight w:val="yellow"/>
        </w:rPr>
        <w:t>项目部部长团</w:t>
      </w:r>
      <w:r>
        <w:rPr>
          <w:rFonts w:ascii="宋体" w:eastAsia="宋体" w:hAnsi="宋体" w:cs="宋体" w:hint="eastAsia"/>
          <w:color w:val="000000" w:themeColor="text1"/>
          <w:sz w:val="21"/>
          <w:szCs w:val="21"/>
        </w:rPr>
        <w:t>颁发工作证。大家掌声欢迎！（请正副会长由工作人员引导上台）</w:t>
      </w:r>
    </w:p>
    <w:p w14:paraId="4AB0E18C" w14:textId="77777777" w:rsidR="009C716A" w:rsidRDefault="009C716A">
      <w:pPr>
        <w:pStyle w:val="a5"/>
        <w:rPr>
          <w:rFonts w:ascii="宋体" w:eastAsia="宋体" w:hAnsi="宋体" w:cs="宋体" w:hint="eastAsia"/>
          <w:color w:val="000000" w:themeColor="text1"/>
          <w:sz w:val="21"/>
          <w:szCs w:val="21"/>
        </w:rPr>
      </w:pPr>
    </w:p>
    <w:p w14:paraId="3E2F7AEC" w14:textId="77777777" w:rsidR="009C716A" w:rsidRDefault="006E34DF">
      <w:pPr>
        <w:pStyle w:val="a5"/>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接下来由我们的摄影师为台上的各位合影留念。（看手势，与摄影师沟通）</w:t>
      </w:r>
    </w:p>
    <w:p w14:paraId="40148AAE" w14:textId="77777777" w:rsidR="009C716A" w:rsidRDefault="009C716A">
      <w:pPr>
        <w:pStyle w:val="a5"/>
        <w:rPr>
          <w:rFonts w:ascii="宋体" w:eastAsia="宋体" w:hAnsi="宋体" w:cs="宋体" w:hint="eastAsia"/>
          <w:color w:val="000000" w:themeColor="text1"/>
          <w:sz w:val="21"/>
          <w:szCs w:val="21"/>
        </w:rPr>
      </w:pPr>
    </w:p>
    <w:p w14:paraId="3CA8CA43" w14:textId="77777777" w:rsidR="009C716A" w:rsidRDefault="006E34DF">
      <w:pPr>
        <w:pStyle w:val="a5"/>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请</w:t>
      </w:r>
      <w:r>
        <w:rPr>
          <w:rFonts w:ascii="宋体" w:eastAsia="宋体" w:hAnsi="宋体" w:cs="宋体" w:hint="eastAsia"/>
          <w:color w:val="000000" w:themeColor="text1"/>
          <w:sz w:val="21"/>
          <w:szCs w:val="21"/>
          <w:highlight w:val="yellow"/>
        </w:rPr>
        <w:t>项目部部长团</w:t>
      </w:r>
      <w:r>
        <w:rPr>
          <w:rFonts w:ascii="宋体" w:eastAsia="宋体" w:hAnsi="宋体" w:cs="宋体" w:hint="eastAsia"/>
          <w:color w:val="000000" w:themeColor="text1"/>
          <w:sz w:val="21"/>
          <w:szCs w:val="21"/>
        </w:rPr>
        <w:t>到台下就坐，谢谢。</w:t>
      </w:r>
    </w:p>
    <w:p w14:paraId="56F1D61D" w14:textId="77777777" w:rsidR="009C716A" w:rsidRDefault="006E34DF">
      <w:pPr>
        <w:pStyle w:val="a5"/>
        <w:rPr>
          <w:rFonts w:ascii="宋体" w:eastAsia="宋体" w:hAnsi="宋体" w:cs="宋体" w:hint="eastAsia"/>
          <w:color w:val="000000" w:themeColor="text1"/>
          <w:sz w:val="32"/>
          <w:szCs w:val="32"/>
        </w:rPr>
      </w:pPr>
      <w:r>
        <w:rPr>
          <w:rFonts w:ascii="宋体" w:eastAsia="宋体" w:hAnsi="宋体" w:cs="宋体" w:hint="eastAsia"/>
          <w:b/>
          <w:bCs/>
          <w:color w:val="000000" w:themeColor="text1"/>
          <w:sz w:val="32"/>
          <w:szCs w:val="32"/>
        </w:rPr>
        <w:t>办公室</w:t>
      </w:r>
    </w:p>
    <w:p w14:paraId="3E16A4A5" w14:textId="77777777" w:rsidR="009C716A" w:rsidRDefault="006E34DF">
      <w:pPr>
        <w:pStyle w:val="a5"/>
        <w:rPr>
          <w:rFonts w:ascii="宋体" w:eastAsia="宋体" w:hAnsi="宋体" w:cs="宋体" w:hint="eastAsia"/>
          <w:color w:val="365F91" w:themeColor="accent1" w:themeShade="BF"/>
          <w:sz w:val="21"/>
          <w:szCs w:val="21"/>
        </w:rPr>
      </w:pPr>
      <w:r>
        <w:rPr>
          <w:rFonts w:ascii="宋体" w:eastAsia="宋体" w:hAnsi="宋体" w:cs="宋体" w:hint="eastAsia"/>
          <w:color w:val="365F91" w:themeColor="accent1" w:themeShade="BF"/>
          <w:sz w:val="21"/>
          <w:szCs w:val="21"/>
        </w:rPr>
        <w:t>李：下面有请</w:t>
      </w:r>
      <w:r>
        <w:rPr>
          <w:rFonts w:ascii="宋体" w:eastAsia="宋体" w:hAnsi="宋体" w:cs="宋体" w:hint="eastAsia"/>
          <w:color w:val="365F91" w:themeColor="accent1" w:themeShade="BF"/>
          <w:sz w:val="21"/>
          <w:szCs w:val="21"/>
          <w:highlight w:val="yellow"/>
        </w:rPr>
        <w:t>办公室部长团</w:t>
      </w:r>
      <w:r>
        <w:rPr>
          <w:rFonts w:ascii="宋体" w:eastAsia="宋体" w:hAnsi="宋体" w:cs="宋体" w:hint="eastAsia"/>
          <w:color w:val="365F91" w:themeColor="accent1" w:themeShade="BF"/>
          <w:sz w:val="21"/>
          <w:szCs w:val="21"/>
        </w:rPr>
        <w:t>上台，并请</w:t>
      </w:r>
      <w:r>
        <w:rPr>
          <w:rFonts w:ascii="宋体" w:eastAsia="宋体" w:hAnsi="宋体" w:cs="宋体" w:hint="eastAsia"/>
          <w:color w:val="365F91" w:themeColor="accent1" w:themeShade="BF"/>
          <w:sz w:val="21"/>
          <w:szCs w:val="21"/>
          <w:highlight w:val="yellow"/>
        </w:rPr>
        <w:t>胡佳怡师姐</w:t>
      </w:r>
      <w:r>
        <w:rPr>
          <w:rFonts w:ascii="宋体" w:eastAsia="宋体" w:hAnsi="宋体" w:cs="宋体" w:hint="eastAsia"/>
          <w:color w:val="365F91" w:themeColor="accent1" w:themeShade="BF"/>
          <w:sz w:val="21"/>
          <w:szCs w:val="21"/>
        </w:rPr>
        <w:t>为</w:t>
      </w:r>
      <w:r>
        <w:rPr>
          <w:rFonts w:ascii="宋体" w:eastAsia="宋体" w:hAnsi="宋体" w:cs="宋体" w:hint="eastAsia"/>
          <w:color w:val="365F91" w:themeColor="accent1" w:themeShade="BF"/>
          <w:sz w:val="21"/>
          <w:szCs w:val="21"/>
          <w:highlight w:val="yellow"/>
        </w:rPr>
        <w:t>办公室部长团</w:t>
      </w:r>
      <w:r>
        <w:rPr>
          <w:rFonts w:ascii="宋体" w:eastAsia="宋体" w:hAnsi="宋体" w:cs="宋体" w:hint="eastAsia"/>
          <w:color w:val="365F91" w:themeColor="accent1" w:themeShade="BF"/>
          <w:sz w:val="21"/>
          <w:szCs w:val="21"/>
        </w:rPr>
        <w:t>颁发工作证。大家掌声欢迎！（请正副会长由工作人员引导上台）</w:t>
      </w:r>
    </w:p>
    <w:p w14:paraId="3BFEF6E2" w14:textId="77777777" w:rsidR="009C716A" w:rsidRDefault="009C716A">
      <w:pPr>
        <w:pStyle w:val="a5"/>
        <w:rPr>
          <w:rFonts w:ascii="宋体" w:eastAsia="宋体" w:hAnsi="宋体" w:cs="宋体" w:hint="eastAsia"/>
          <w:color w:val="365F91" w:themeColor="accent1" w:themeShade="BF"/>
          <w:sz w:val="21"/>
          <w:szCs w:val="21"/>
        </w:rPr>
      </w:pPr>
    </w:p>
    <w:p w14:paraId="624520E5" w14:textId="77777777" w:rsidR="009C716A" w:rsidRDefault="006E34DF">
      <w:pPr>
        <w:pStyle w:val="a5"/>
        <w:rPr>
          <w:rFonts w:ascii="宋体" w:eastAsia="宋体" w:hAnsi="宋体" w:cs="宋体" w:hint="eastAsia"/>
          <w:color w:val="365F91" w:themeColor="accent1" w:themeShade="BF"/>
          <w:sz w:val="21"/>
          <w:szCs w:val="21"/>
        </w:rPr>
      </w:pPr>
      <w:r>
        <w:rPr>
          <w:rFonts w:ascii="宋体" w:eastAsia="宋体" w:hAnsi="宋体" w:cs="宋体" w:hint="eastAsia"/>
          <w:color w:val="365F91" w:themeColor="accent1" w:themeShade="BF"/>
          <w:sz w:val="21"/>
          <w:szCs w:val="21"/>
        </w:rPr>
        <w:t>接下来由我们的摄影师为台上的各位合影留念。（看手势，与摄影师沟通）</w:t>
      </w:r>
    </w:p>
    <w:p w14:paraId="2D5A482C" w14:textId="77777777" w:rsidR="009C716A" w:rsidRDefault="009C716A">
      <w:pPr>
        <w:pStyle w:val="a5"/>
        <w:rPr>
          <w:rFonts w:ascii="宋体" w:eastAsia="宋体" w:hAnsi="宋体" w:cs="宋体" w:hint="eastAsia"/>
          <w:color w:val="365F91" w:themeColor="accent1" w:themeShade="BF"/>
          <w:sz w:val="21"/>
          <w:szCs w:val="21"/>
        </w:rPr>
      </w:pPr>
    </w:p>
    <w:p w14:paraId="3DAD988A" w14:textId="77777777" w:rsidR="009C716A" w:rsidRDefault="006E34DF">
      <w:pPr>
        <w:pStyle w:val="a5"/>
        <w:rPr>
          <w:rFonts w:ascii="宋体" w:eastAsia="宋体" w:hAnsi="宋体" w:cs="宋体" w:hint="eastAsia"/>
          <w:color w:val="365F91" w:themeColor="accent1" w:themeShade="BF"/>
          <w:sz w:val="21"/>
          <w:szCs w:val="21"/>
        </w:rPr>
      </w:pPr>
      <w:r>
        <w:rPr>
          <w:rFonts w:ascii="宋体" w:eastAsia="宋体" w:hAnsi="宋体" w:cs="宋体" w:hint="eastAsia"/>
          <w:color w:val="365F91" w:themeColor="accent1" w:themeShade="BF"/>
          <w:sz w:val="21"/>
          <w:szCs w:val="21"/>
        </w:rPr>
        <w:t>请</w:t>
      </w:r>
      <w:r>
        <w:rPr>
          <w:rFonts w:ascii="宋体" w:eastAsia="宋体" w:hAnsi="宋体" w:cs="宋体" w:hint="eastAsia"/>
          <w:color w:val="365F91" w:themeColor="accent1" w:themeShade="BF"/>
          <w:sz w:val="21"/>
          <w:szCs w:val="21"/>
          <w:highlight w:val="yellow"/>
        </w:rPr>
        <w:t>胡佳怡师姐和办公室部长团</w:t>
      </w:r>
      <w:r>
        <w:rPr>
          <w:rFonts w:ascii="宋体" w:eastAsia="宋体" w:hAnsi="宋体" w:cs="宋体" w:hint="eastAsia"/>
          <w:color w:val="365F91" w:themeColor="accent1" w:themeShade="BF"/>
          <w:sz w:val="21"/>
          <w:szCs w:val="21"/>
        </w:rPr>
        <w:t>到台下就坐，谢谢。</w:t>
      </w:r>
    </w:p>
    <w:p w14:paraId="22F818E2" w14:textId="77777777" w:rsidR="009C716A" w:rsidRDefault="009C716A">
      <w:pPr>
        <w:pStyle w:val="a5"/>
        <w:rPr>
          <w:rFonts w:ascii="宋体" w:eastAsia="宋体" w:hAnsi="宋体" w:cs="宋体" w:hint="eastAsia"/>
          <w:color w:val="365F91" w:themeColor="accent1" w:themeShade="BF"/>
          <w:sz w:val="21"/>
          <w:szCs w:val="21"/>
        </w:rPr>
      </w:pPr>
    </w:p>
    <w:p w14:paraId="262C3F77" w14:textId="77777777" w:rsidR="009C716A" w:rsidRDefault="006E34DF">
      <w:pPr>
        <w:pStyle w:val="a5"/>
        <w:rPr>
          <w:rFonts w:ascii="宋体" w:eastAsia="宋体" w:hAnsi="宋体" w:cs="宋体" w:hint="eastAsia"/>
          <w:color w:val="000000" w:themeColor="text1"/>
          <w:sz w:val="32"/>
          <w:szCs w:val="32"/>
        </w:rPr>
      </w:pPr>
      <w:r>
        <w:rPr>
          <w:rFonts w:ascii="宋体" w:eastAsia="宋体" w:hAnsi="宋体" w:cs="宋体" w:hint="eastAsia"/>
          <w:b/>
          <w:bCs/>
          <w:color w:val="000000" w:themeColor="text1"/>
          <w:sz w:val="32"/>
          <w:szCs w:val="32"/>
        </w:rPr>
        <w:t>U站</w:t>
      </w:r>
    </w:p>
    <w:p w14:paraId="09471535" w14:textId="77777777" w:rsidR="009C716A" w:rsidRDefault="006E34DF">
      <w:pPr>
        <w:pStyle w:val="a5"/>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尼：有请</w:t>
      </w:r>
      <w:r>
        <w:rPr>
          <w:rFonts w:ascii="宋体" w:eastAsia="宋体" w:hAnsi="宋体" w:cs="宋体" w:hint="eastAsia"/>
          <w:color w:val="000000" w:themeColor="text1"/>
          <w:sz w:val="21"/>
          <w:szCs w:val="21"/>
          <w:highlight w:val="yellow"/>
        </w:rPr>
        <w:t>理事团陈</w:t>
      </w:r>
      <w:r>
        <w:rPr>
          <w:rFonts w:ascii="宋体" w:eastAsia="宋体" w:hAnsi="宋体" w:cs="宋体" w:hint="eastAsia"/>
          <w:color w:val="000000" w:themeColor="text1"/>
          <w:sz w:val="21"/>
          <w:szCs w:val="21"/>
          <w:highlight w:val="yellow"/>
        </w:rPr>
        <w:ruby>
          <w:rubyPr>
            <w:rubyAlign w:val="center"/>
            <w:hps w:val="10"/>
            <w:hpsRaise w:val="18"/>
            <w:hpsBaseText w:val="21"/>
            <w:lid w:val="zh-CN"/>
          </w:rubyPr>
          <w:rt>
            <w:r w:rsidR="006E34DF">
              <w:rPr>
                <w:rFonts w:ascii="宋体" w:eastAsia="宋体" w:hAnsi="宋体" w:cs="宋体" w:hint="eastAsia"/>
                <w:color w:val="000000" w:themeColor="text1"/>
                <w:sz w:val="21"/>
                <w:szCs w:val="21"/>
                <w:highlight w:val="yellow"/>
              </w:rPr>
              <w:t>qí</w:t>
            </w:r>
          </w:rt>
          <w:rubyBase>
            <w:r w:rsidR="006E34DF">
              <w:rPr>
                <w:rFonts w:ascii="宋体" w:eastAsia="宋体" w:hAnsi="宋体" w:cs="宋体" w:hint="eastAsia"/>
                <w:color w:val="000000" w:themeColor="text1"/>
                <w:sz w:val="21"/>
                <w:szCs w:val="21"/>
                <w:highlight w:val="yellow"/>
              </w:rPr>
              <w:t>琦</w:t>
            </w:r>
          </w:rubyBase>
        </w:ruby>
      </w:r>
      <w:r>
        <w:rPr>
          <w:rFonts w:ascii="宋体" w:eastAsia="宋体" w:hAnsi="宋体" w:cs="宋体" w:hint="eastAsia"/>
          <w:color w:val="000000" w:themeColor="text1"/>
          <w:sz w:val="21"/>
          <w:szCs w:val="21"/>
          <w:highlight w:val="yellow"/>
        </w:rPr>
        <w:t>琪师姐</w:t>
      </w:r>
      <w:r>
        <w:rPr>
          <w:rFonts w:ascii="宋体" w:eastAsia="宋体" w:hAnsi="宋体" w:cs="宋体" w:hint="eastAsia"/>
          <w:color w:val="000000" w:themeColor="text1"/>
          <w:sz w:val="21"/>
          <w:szCs w:val="21"/>
        </w:rPr>
        <w:t>和</w:t>
      </w:r>
      <w:r>
        <w:rPr>
          <w:rFonts w:ascii="宋体" w:eastAsia="宋体" w:hAnsi="宋体" w:cs="宋体" w:hint="eastAsia"/>
          <w:color w:val="000000" w:themeColor="text1"/>
          <w:sz w:val="21"/>
          <w:szCs w:val="21"/>
          <w:highlight w:val="yellow"/>
        </w:rPr>
        <w:t>U站部长团</w:t>
      </w:r>
      <w:r>
        <w:rPr>
          <w:rFonts w:ascii="宋体" w:eastAsia="宋体" w:hAnsi="宋体" w:cs="宋体" w:hint="eastAsia"/>
          <w:color w:val="000000" w:themeColor="text1"/>
          <w:sz w:val="21"/>
          <w:szCs w:val="21"/>
        </w:rPr>
        <w:t>上台，并请</w:t>
      </w:r>
      <w:r>
        <w:rPr>
          <w:rFonts w:ascii="宋体" w:eastAsia="宋体" w:hAnsi="宋体" w:cs="宋体" w:hint="eastAsia"/>
          <w:color w:val="000000" w:themeColor="text1"/>
          <w:sz w:val="21"/>
          <w:szCs w:val="21"/>
          <w:highlight w:val="yellow"/>
        </w:rPr>
        <w:t>陈琦琪师姐</w:t>
      </w:r>
      <w:r>
        <w:rPr>
          <w:rFonts w:ascii="宋体" w:eastAsia="宋体" w:hAnsi="宋体" w:cs="宋体" w:hint="eastAsia"/>
          <w:color w:val="000000" w:themeColor="text1"/>
          <w:sz w:val="21"/>
          <w:szCs w:val="21"/>
        </w:rPr>
        <w:t>为</w:t>
      </w:r>
      <w:r>
        <w:rPr>
          <w:rFonts w:ascii="宋体" w:eastAsia="宋体" w:hAnsi="宋体" w:cs="宋体" w:hint="eastAsia"/>
          <w:color w:val="000000" w:themeColor="text1"/>
          <w:sz w:val="21"/>
          <w:szCs w:val="21"/>
          <w:highlight w:val="yellow"/>
        </w:rPr>
        <w:t>U站部长团</w:t>
      </w:r>
      <w:r>
        <w:rPr>
          <w:rFonts w:ascii="宋体" w:eastAsia="宋体" w:hAnsi="宋体" w:cs="宋体" w:hint="eastAsia"/>
          <w:color w:val="000000" w:themeColor="text1"/>
          <w:sz w:val="21"/>
          <w:szCs w:val="21"/>
        </w:rPr>
        <w:t>颁发工作证。大家掌声欢迎！（请正副会长由工作人员引导上台）</w:t>
      </w:r>
    </w:p>
    <w:p w14:paraId="600B9325" w14:textId="77777777" w:rsidR="009C716A" w:rsidRDefault="009C716A">
      <w:pPr>
        <w:pStyle w:val="a5"/>
        <w:rPr>
          <w:rFonts w:ascii="宋体" w:eastAsia="宋体" w:hAnsi="宋体" w:cs="宋体" w:hint="eastAsia"/>
          <w:color w:val="000000" w:themeColor="text1"/>
          <w:sz w:val="21"/>
          <w:szCs w:val="21"/>
        </w:rPr>
      </w:pPr>
    </w:p>
    <w:p w14:paraId="1EE2A184" w14:textId="77777777" w:rsidR="009C716A" w:rsidRDefault="006E34DF">
      <w:pPr>
        <w:pStyle w:val="a5"/>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接下来由我们的摄影师为台上的各位合影留念。（看手势，与摄影师沟通）</w:t>
      </w:r>
    </w:p>
    <w:p w14:paraId="0B44D58F" w14:textId="77777777" w:rsidR="009C716A" w:rsidRDefault="009C716A">
      <w:pPr>
        <w:pStyle w:val="a5"/>
        <w:rPr>
          <w:rFonts w:ascii="宋体" w:eastAsia="宋体" w:hAnsi="宋体" w:cs="宋体" w:hint="eastAsia"/>
          <w:color w:val="000000" w:themeColor="text1"/>
          <w:sz w:val="21"/>
          <w:szCs w:val="21"/>
        </w:rPr>
      </w:pPr>
    </w:p>
    <w:p w14:paraId="7041A983" w14:textId="77777777" w:rsidR="009C716A" w:rsidRDefault="006E34DF">
      <w:pPr>
        <w:pStyle w:val="a5"/>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请</w:t>
      </w:r>
      <w:r>
        <w:rPr>
          <w:rFonts w:ascii="宋体" w:eastAsia="宋体" w:hAnsi="宋体" w:cs="宋体" w:hint="eastAsia"/>
          <w:color w:val="000000" w:themeColor="text1"/>
          <w:sz w:val="21"/>
          <w:szCs w:val="21"/>
          <w:highlight w:val="yellow"/>
        </w:rPr>
        <w:t>U站部长团</w:t>
      </w:r>
      <w:r>
        <w:rPr>
          <w:rFonts w:ascii="宋体" w:eastAsia="宋体" w:hAnsi="宋体" w:cs="宋体" w:hint="eastAsia"/>
          <w:color w:val="000000" w:themeColor="text1"/>
          <w:sz w:val="21"/>
          <w:szCs w:val="21"/>
        </w:rPr>
        <w:t>到台下就坐，谢谢。</w:t>
      </w:r>
    </w:p>
    <w:p w14:paraId="1FAB8408" w14:textId="77777777" w:rsidR="009C716A" w:rsidRDefault="006E34DF">
      <w:pPr>
        <w:pStyle w:val="a5"/>
        <w:rPr>
          <w:rFonts w:ascii="宋体" w:eastAsia="宋体" w:hAnsi="宋体" w:cs="宋体" w:hint="eastAsia"/>
          <w:b/>
          <w:bCs/>
          <w:color w:val="000000" w:themeColor="text1"/>
          <w:sz w:val="21"/>
          <w:szCs w:val="21"/>
        </w:rPr>
      </w:pPr>
      <w:r>
        <w:rPr>
          <w:rFonts w:ascii="宋体" w:eastAsia="宋体" w:hAnsi="宋体" w:cs="宋体" w:hint="eastAsia"/>
          <w:b/>
          <w:bCs/>
          <w:color w:val="000000" w:themeColor="text1"/>
          <w:sz w:val="32"/>
          <w:szCs w:val="32"/>
        </w:rPr>
        <w:t>培训部</w:t>
      </w:r>
    </w:p>
    <w:p w14:paraId="56392A81" w14:textId="77777777" w:rsidR="009C716A" w:rsidRDefault="006E34DF">
      <w:pPr>
        <w:pStyle w:val="a5"/>
        <w:rPr>
          <w:rFonts w:ascii="宋体" w:eastAsia="宋体" w:hAnsi="宋体" w:cs="宋体" w:hint="eastAsia"/>
          <w:color w:val="365F91" w:themeColor="accent1" w:themeShade="BF"/>
          <w:sz w:val="21"/>
          <w:szCs w:val="21"/>
        </w:rPr>
      </w:pPr>
      <w:r>
        <w:rPr>
          <w:rFonts w:ascii="宋体" w:eastAsia="宋体" w:hAnsi="宋体" w:cs="宋体" w:hint="eastAsia"/>
          <w:color w:val="365F91" w:themeColor="accent1" w:themeShade="BF"/>
          <w:sz w:val="21"/>
          <w:szCs w:val="21"/>
        </w:rPr>
        <w:t>李：下面有请</w:t>
      </w:r>
      <w:r>
        <w:rPr>
          <w:rFonts w:ascii="宋体" w:eastAsia="宋体" w:hAnsi="宋体" w:cs="宋体" w:hint="eastAsia"/>
          <w:color w:val="365F91" w:themeColor="accent1" w:themeShade="BF"/>
          <w:sz w:val="21"/>
          <w:szCs w:val="21"/>
          <w:highlight w:val="yellow"/>
        </w:rPr>
        <w:t>培训部部长团</w:t>
      </w:r>
      <w:r>
        <w:rPr>
          <w:rFonts w:ascii="宋体" w:eastAsia="宋体" w:hAnsi="宋体" w:cs="宋体" w:hint="eastAsia"/>
          <w:color w:val="365F91" w:themeColor="accent1" w:themeShade="BF"/>
          <w:sz w:val="21"/>
          <w:szCs w:val="21"/>
        </w:rPr>
        <w:t>上台，并请</w:t>
      </w:r>
      <w:r>
        <w:rPr>
          <w:rFonts w:ascii="宋体" w:eastAsia="宋体" w:hAnsi="宋体" w:cs="宋体" w:hint="eastAsia"/>
          <w:color w:val="365F91" w:themeColor="accent1" w:themeShade="BF"/>
          <w:sz w:val="21"/>
          <w:szCs w:val="21"/>
          <w:highlight w:val="yellow"/>
        </w:rPr>
        <w:t>陈琦琪师姐</w:t>
      </w:r>
      <w:r>
        <w:rPr>
          <w:rFonts w:ascii="宋体" w:eastAsia="宋体" w:hAnsi="宋体" w:cs="宋体" w:hint="eastAsia"/>
          <w:color w:val="365F91" w:themeColor="accent1" w:themeShade="BF"/>
          <w:sz w:val="21"/>
          <w:szCs w:val="21"/>
        </w:rPr>
        <w:t>为</w:t>
      </w:r>
      <w:r>
        <w:rPr>
          <w:rFonts w:ascii="宋体" w:eastAsia="宋体" w:hAnsi="宋体" w:cs="宋体" w:hint="eastAsia"/>
          <w:color w:val="365F91" w:themeColor="accent1" w:themeShade="BF"/>
          <w:sz w:val="21"/>
          <w:szCs w:val="21"/>
          <w:highlight w:val="yellow"/>
        </w:rPr>
        <w:t>培训部部长团</w:t>
      </w:r>
      <w:r>
        <w:rPr>
          <w:rFonts w:ascii="宋体" w:eastAsia="宋体" w:hAnsi="宋体" w:cs="宋体" w:hint="eastAsia"/>
          <w:color w:val="365F91" w:themeColor="accent1" w:themeShade="BF"/>
          <w:sz w:val="21"/>
          <w:szCs w:val="21"/>
        </w:rPr>
        <w:t>颁发工作证。大家掌声欢迎！（请正副会长由工作人员引导上台）</w:t>
      </w:r>
    </w:p>
    <w:p w14:paraId="579CFEF5" w14:textId="77777777" w:rsidR="009C716A" w:rsidRDefault="009C716A">
      <w:pPr>
        <w:pStyle w:val="a5"/>
        <w:rPr>
          <w:rFonts w:ascii="宋体" w:eastAsia="宋体" w:hAnsi="宋体" w:cs="宋体" w:hint="eastAsia"/>
          <w:color w:val="365F91" w:themeColor="accent1" w:themeShade="BF"/>
          <w:sz w:val="21"/>
          <w:szCs w:val="21"/>
        </w:rPr>
      </w:pPr>
    </w:p>
    <w:p w14:paraId="3753F541" w14:textId="77777777" w:rsidR="009C716A" w:rsidRDefault="006E34DF">
      <w:pPr>
        <w:pStyle w:val="a5"/>
        <w:rPr>
          <w:rFonts w:ascii="宋体" w:eastAsia="宋体" w:hAnsi="宋体" w:cs="宋体" w:hint="eastAsia"/>
          <w:color w:val="365F91" w:themeColor="accent1" w:themeShade="BF"/>
          <w:sz w:val="21"/>
          <w:szCs w:val="21"/>
        </w:rPr>
      </w:pPr>
      <w:r>
        <w:rPr>
          <w:rFonts w:ascii="宋体" w:eastAsia="宋体" w:hAnsi="宋体" w:cs="宋体" w:hint="eastAsia"/>
          <w:color w:val="365F91" w:themeColor="accent1" w:themeShade="BF"/>
          <w:sz w:val="21"/>
          <w:szCs w:val="21"/>
        </w:rPr>
        <w:t>接下来由我们的摄影师为台上的各位合影留念。（看手势，与摄影师沟通）</w:t>
      </w:r>
    </w:p>
    <w:p w14:paraId="08297528" w14:textId="77777777" w:rsidR="009C716A" w:rsidRDefault="009C716A">
      <w:pPr>
        <w:pStyle w:val="a5"/>
        <w:rPr>
          <w:rFonts w:ascii="宋体" w:eastAsia="宋体" w:hAnsi="宋体" w:cs="宋体" w:hint="eastAsia"/>
          <w:color w:val="365F91" w:themeColor="accent1" w:themeShade="BF"/>
          <w:sz w:val="21"/>
          <w:szCs w:val="21"/>
        </w:rPr>
      </w:pPr>
    </w:p>
    <w:p w14:paraId="1C53935E" w14:textId="77777777" w:rsidR="009C716A" w:rsidRDefault="006E34DF">
      <w:pPr>
        <w:pStyle w:val="a5"/>
        <w:rPr>
          <w:rFonts w:ascii="宋体" w:eastAsia="宋体" w:hAnsi="宋体" w:cs="宋体" w:hint="eastAsia"/>
          <w:color w:val="000000" w:themeColor="text1"/>
          <w:sz w:val="21"/>
          <w:szCs w:val="21"/>
        </w:rPr>
      </w:pPr>
      <w:r>
        <w:rPr>
          <w:rFonts w:ascii="宋体" w:eastAsia="宋体" w:hAnsi="宋体" w:cs="宋体" w:hint="eastAsia"/>
          <w:color w:val="365F91" w:themeColor="accent1" w:themeShade="BF"/>
          <w:sz w:val="21"/>
          <w:szCs w:val="21"/>
        </w:rPr>
        <w:t>感谢</w:t>
      </w:r>
      <w:r>
        <w:rPr>
          <w:rFonts w:ascii="宋体" w:eastAsia="宋体" w:hAnsi="宋体" w:cs="宋体" w:hint="eastAsia"/>
          <w:color w:val="365F91" w:themeColor="accent1" w:themeShade="BF"/>
          <w:sz w:val="21"/>
          <w:szCs w:val="21"/>
          <w:highlight w:val="yellow"/>
        </w:rPr>
        <w:t>陈琦琪师姐</w:t>
      </w:r>
      <w:r>
        <w:rPr>
          <w:rFonts w:ascii="宋体" w:eastAsia="宋体" w:hAnsi="宋体" w:cs="宋体" w:hint="eastAsia"/>
          <w:color w:val="365F91" w:themeColor="accent1" w:themeShade="BF"/>
          <w:sz w:val="21"/>
          <w:szCs w:val="21"/>
        </w:rPr>
        <w:t>，请</w:t>
      </w:r>
      <w:r>
        <w:rPr>
          <w:rFonts w:ascii="宋体" w:eastAsia="宋体" w:hAnsi="宋体" w:cs="宋体" w:hint="eastAsia"/>
          <w:color w:val="365F91" w:themeColor="accent1" w:themeShade="BF"/>
          <w:sz w:val="21"/>
          <w:szCs w:val="21"/>
          <w:highlight w:val="yellow"/>
        </w:rPr>
        <w:t>陈琦琪师姐</w:t>
      </w:r>
      <w:r>
        <w:rPr>
          <w:rFonts w:ascii="宋体" w:eastAsia="宋体" w:hAnsi="宋体" w:cs="宋体" w:hint="eastAsia"/>
          <w:color w:val="365F91" w:themeColor="accent1" w:themeShade="BF"/>
          <w:sz w:val="21"/>
          <w:szCs w:val="21"/>
        </w:rPr>
        <w:t>和</w:t>
      </w:r>
      <w:r>
        <w:rPr>
          <w:rFonts w:ascii="宋体" w:eastAsia="宋体" w:hAnsi="宋体" w:cs="宋体" w:hint="eastAsia"/>
          <w:color w:val="365F91" w:themeColor="accent1" w:themeShade="BF"/>
          <w:sz w:val="21"/>
          <w:szCs w:val="21"/>
          <w:highlight w:val="yellow"/>
        </w:rPr>
        <w:t>培训部部长团</w:t>
      </w:r>
      <w:r>
        <w:rPr>
          <w:rFonts w:ascii="宋体" w:eastAsia="宋体" w:hAnsi="宋体" w:cs="宋体" w:hint="eastAsia"/>
          <w:color w:val="365F91" w:themeColor="accent1" w:themeShade="BF"/>
          <w:sz w:val="21"/>
          <w:szCs w:val="21"/>
        </w:rPr>
        <w:t>到台下就坐。</w:t>
      </w:r>
    </w:p>
    <w:p w14:paraId="15F89096" w14:textId="77777777" w:rsidR="009C716A" w:rsidRDefault="006E34DF">
      <w:pPr>
        <w:pStyle w:val="a5"/>
        <w:rPr>
          <w:rFonts w:ascii="宋体" w:eastAsia="宋体" w:hAnsi="宋体" w:cs="宋体" w:hint="eastAsia"/>
          <w:b/>
          <w:bCs/>
          <w:color w:val="000000" w:themeColor="text1"/>
          <w:sz w:val="32"/>
          <w:szCs w:val="32"/>
        </w:rPr>
      </w:pPr>
      <w:r>
        <w:rPr>
          <w:rFonts w:ascii="宋体" w:eastAsia="宋体" w:hAnsi="宋体" w:cs="宋体" w:hint="eastAsia"/>
          <w:b/>
          <w:bCs/>
          <w:color w:val="000000" w:themeColor="text1"/>
          <w:sz w:val="32"/>
          <w:szCs w:val="32"/>
        </w:rPr>
        <w:t>宣传部</w:t>
      </w:r>
    </w:p>
    <w:p w14:paraId="6B90678C" w14:textId="77777777" w:rsidR="009C716A" w:rsidRDefault="006E34DF">
      <w:pPr>
        <w:pStyle w:val="a5"/>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尼：下面有请</w:t>
      </w:r>
      <w:r>
        <w:rPr>
          <w:rFonts w:ascii="宋体" w:eastAsia="宋体" w:hAnsi="宋体" w:cs="宋体" w:hint="eastAsia"/>
          <w:color w:val="000000" w:themeColor="text1"/>
          <w:sz w:val="21"/>
          <w:szCs w:val="21"/>
          <w:highlight w:val="yellow"/>
        </w:rPr>
        <w:t>理事团严晨元师姐</w:t>
      </w:r>
      <w:r>
        <w:rPr>
          <w:rFonts w:ascii="宋体" w:eastAsia="宋体" w:hAnsi="宋体" w:cs="宋体" w:hint="eastAsia"/>
          <w:color w:val="000000" w:themeColor="text1"/>
          <w:sz w:val="21"/>
          <w:szCs w:val="21"/>
        </w:rPr>
        <w:t>和</w:t>
      </w:r>
      <w:r>
        <w:rPr>
          <w:rFonts w:ascii="宋体" w:eastAsia="宋体" w:hAnsi="宋体" w:cs="宋体" w:hint="eastAsia"/>
          <w:color w:val="000000" w:themeColor="text1"/>
          <w:sz w:val="21"/>
          <w:szCs w:val="21"/>
          <w:highlight w:val="yellow"/>
        </w:rPr>
        <w:t>宣传部部长团</w:t>
      </w:r>
      <w:r>
        <w:rPr>
          <w:rFonts w:ascii="宋体" w:eastAsia="宋体" w:hAnsi="宋体" w:cs="宋体" w:hint="eastAsia"/>
          <w:color w:val="000000" w:themeColor="text1"/>
          <w:sz w:val="21"/>
          <w:szCs w:val="21"/>
        </w:rPr>
        <w:t>上台，并请</w:t>
      </w:r>
      <w:r>
        <w:rPr>
          <w:rFonts w:ascii="宋体" w:eastAsia="宋体" w:hAnsi="宋体" w:cs="宋体" w:hint="eastAsia"/>
          <w:color w:val="000000" w:themeColor="text1"/>
          <w:sz w:val="21"/>
          <w:szCs w:val="21"/>
          <w:highlight w:val="yellow"/>
        </w:rPr>
        <w:t>严晨元师姐</w:t>
      </w:r>
      <w:r>
        <w:rPr>
          <w:rFonts w:ascii="宋体" w:eastAsia="宋体" w:hAnsi="宋体" w:cs="宋体" w:hint="eastAsia"/>
          <w:color w:val="000000" w:themeColor="text1"/>
          <w:sz w:val="21"/>
          <w:szCs w:val="21"/>
        </w:rPr>
        <w:t>为</w:t>
      </w:r>
      <w:r>
        <w:rPr>
          <w:rFonts w:ascii="宋体" w:eastAsia="宋体" w:hAnsi="宋体" w:cs="宋体" w:hint="eastAsia"/>
          <w:color w:val="000000" w:themeColor="text1"/>
          <w:sz w:val="21"/>
          <w:szCs w:val="21"/>
          <w:highlight w:val="yellow"/>
        </w:rPr>
        <w:t>宣传部部长团</w:t>
      </w:r>
      <w:r>
        <w:rPr>
          <w:rFonts w:ascii="宋体" w:eastAsia="宋体" w:hAnsi="宋体" w:cs="宋体" w:hint="eastAsia"/>
          <w:color w:val="000000" w:themeColor="text1"/>
          <w:sz w:val="21"/>
          <w:szCs w:val="21"/>
        </w:rPr>
        <w:t>颁发工作证。大家掌声欢迎！（请正副会长由工作人员引导上台）</w:t>
      </w:r>
    </w:p>
    <w:p w14:paraId="59566124" w14:textId="77777777" w:rsidR="009C716A" w:rsidRDefault="009C716A">
      <w:pPr>
        <w:pStyle w:val="a5"/>
        <w:rPr>
          <w:rFonts w:ascii="宋体" w:eastAsia="宋体" w:hAnsi="宋体" w:cs="宋体" w:hint="eastAsia"/>
          <w:color w:val="000000" w:themeColor="text1"/>
          <w:sz w:val="21"/>
          <w:szCs w:val="21"/>
        </w:rPr>
      </w:pPr>
    </w:p>
    <w:p w14:paraId="276AE011" w14:textId="77777777" w:rsidR="009C716A" w:rsidRDefault="006E34DF">
      <w:pPr>
        <w:pStyle w:val="a5"/>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接下来由我们的摄影师为台上的各位合影留念。（看手势，与摄影师沟通）</w:t>
      </w:r>
    </w:p>
    <w:p w14:paraId="1EA285C0" w14:textId="77777777" w:rsidR="009C716A" w:rsidRDefault="009C716A">
      <w:pPr>
        <w:pStyle w:val="a5"/>
        <w:rPr>
          <w:rFonts w:ascii="宋体" w:eastAsia="宋体" w:hAnsi="宋体" w:cs="宋体" w:hint="eastAsia"/>
          <w:color w:val="000000" w:themeColor="text1"/>
          <w:sz w:val="21"/>
          <w:szCs w:val="21"/>
        </w:rPr>
      </w:pPr>
    </w:p>
    <w:p w14:paraId="77E916AE" w14:textId="77777777" w:rsidR="009C716A" w:rsidRDefault="006E34DF">
      <w:pPr>
        <w:pStyle w:val="a5"/>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请</w:t>
      </w:r>
      <w:r>
        <w:rPr>
          <w:rFonts w:ascii="宋体" w:eastAsia="宋体" w:hAnsi="宋体" w:cs="宋体" w:hint="eastAsia"/>
          <w:color w:val="000000" w:themeColor="text1"/>
          <w:sz w:val="21"/>
          <w:szCs w:val="21"/>
          <w:highlight w:val="yellow"/>
        </w:rPr>
        <w:t>宣传部部长团</w:t>
      </w:r>
      <w:r>
        <w:rPr>
          <w:rFonts w:ascii="宋体" w:eastAsia="宋体" w:hAnsi="宋体" w:cs="宋体" w:hint="eastAsia"/>
          <w:color w:val="000000" w:themeColor="text1"/>
          <w:sz w:val="21"/>
          <w:szCs w:val="21"/>
        </w:rPr>
        <w:t>到台下就坐，谢谢。</w:t>
      </w:r>
    </w:p>
    <w:p w14:paraId="34E0EE95" w14:textId="77777777" w:rsidR="009C716A" w:rsidRDefault="006E34DF">
      <w:pPr>
        <w:pStyle w:val="a5"/>
        <w:rPr>
          <w:rFonts w:ascii="宋体" w:eastAsia="宋体" w:hAnsi="宋体" w:cs="宋体" w:hint="eastAsia"/>
          <w:b/>
          <w:bCs/>
          <w:color w:val="000000" w:themeColor="text1"/>
          <w:sz w:val="21"/>
          <w:szCs w:val="21"/>
        </w:rPr>
      </w:pPr>
      <w:r>
        <w:rPr>
          <w:rFonts w:ascii="宋体" w:eastAsia="宋体" w:hAnsi="宋体" w:cs="宋体" w:hint="eastAsia"/>
          <w:b/>
          <w:bCs/>
          <w:color w:val="000000" w:themeColor="text1"/>
          <w:sz w:val="32"/>
          <w:szCs w:val="32"/>
        </w:rPr>
        <w:t>人力资源部</w:t>
      </w:r>
    </w:p>
    <w:p w14:paraId="22E2509A" w14:textId="77777777" w:rsidR="009C716A" w:rsidRDefault="006E34DF">
      <w:pPr>
        <w:pStyle w:val="a5"/>
        <w:rPr>
          <w:rFonts w:ascii="宋体" w:eastAsia="宋体" w:hAnsi="宋体" w:cs="宋体" w:hint="eastAsia"/>
          <w:color w:val="365F91" w:themeColor="accent1" w:themeShade="BF"/>
          <w:sz w:val="21"/>
          <w:szCs w:val="21"/>
        </w:rPr>
      </w:pPr>
      <w:r>
        <w:rPr>
          <w:rFonts w:ascii="宋体" w:eastAsia="宋体" w:hAnsi="宋体" w:cs="宋体" w:hint="eastAsia"/>
          <w:color w:val="365F91" w:themeColor="accent1" w:themeShade="BF"/>
          <w:sz w:val="21"/>
          <w:szCs w:val="21"/>
        </w:rPr>
        <w:t>李：下面有请</w:t>
      </w:r>
      <w:r>
        <w:rPr>
          <w:rFonts w:ascii="宋体" w:eastAsia="宋体" w:hAnsi="宋体" w:cs="宋体" w:hint="eastAsia"/>
          <w:color w:val="365F91" w:themeColor="accent1" w:themeShade="BF"/>
          <w:sz w:val="21"/>
          <w:szCs w:val="21"/>
          <w:highlight w:val="yellow"/>
        </w:rPr>
        <w:t>人力资源部部长团</w:t>
      </w:r>
      <w:r>
        <w:rPr>
          <w:rFonts w:ascii="宋体" w:eastAsia="宋体" w:hAnsi="宋体" w:cs="宋体" w:hint="eastAsia"/>
          <w:color w:val="365F91" w:themeColor="accent1" w:themeShade="BF"/>
          <w:sz w:val="21"/>
          <w:szCs w:val="21"/>
        </w:rPr>
        <w:t>上台，并请</w:t>
      </w:r>
      <w:r>
        <w:rPr>
          <w:rFonts w:ascii="宋体" w:eastAsia="宋体" w:hAnsi="宋体" w:cs="宋体" w:hint="eastAsia"/>
          <w:color w:val="365F91" w:themeColor="accent1" w:themeShade="BF"/>
          <w:sz w:val="21"/>
          <w:szCs w:val="21"/>
          <w:highlight w:val="yellow"/>
        </w:rPr>
        <w:t>严晨元师姐</w:t>
      </w:r>
      <w:r>
        <w:rPr>
          <w:rFonts w:ascii="宋体" w:eastAsia="宋体" w:hAnsi="宋体" w:cs="宋体" w:hint="eastAsia"/>
          <w:color w:val="365F91" w:themeColor="accent1" w:themeShade="BF"/>
          <w:sz w:val="21"/>
          <w:szCs w:val="21"/>
        </w:rPr>
        <w:t>为</w:t>
      </w:r>
      <w:r>
        <w:rPr>
          <w:rFonts w:ascii="宋体" w:eastAsia="宋体" w:hAnsi="宋体" w:cs="宋体" w:hint="eastAsia"/>
          <w:color w:val="365F91" w:themeColor="accent1" w:themeShade="BF"/>
          <w:sz w:val="21"/>
          <w:szCs w:val="21"/>
          <w:highlight w:val="yellow"/>
        </w:rPr>
        <w:t>人力资源部部长团</w:t>
      </w:r>
      <w:r>
        <w:rPr>
          <w:rFonts w:ascii="宋体" w:eastAsia="宋体" w:hAnsi="宋体" w:cs="宋体" w:hint="eastAsia"/>
          <w:color w:val="365F91" w:themeColor="accent1" w:themeShade="BF"/>
          <w:sz w:val="21"/>
          <w:szCs w:val="21"/>
        </w:rPr>
        <w:t>颁发工作证。大家掌声欢迎！（请正副会长由工作人员引导上台）</w:t>
      </w:r>
    </w:p>
    <w:p w14:paraId="55F5CD0F" w14:textId="77777777" w:rsidR="009C716A" w:rsidRDefault="009C716A">
      <w:pPr>
        <w:pStyle w:val="a5"/>
        <w:rPr>
          <w:rFonts w:ascii="宋体" w:eastAsia="宋体" w:hAnsi="宋体" w:cs="宋体" w:hint="eastAsia"/>
          <w:color w:val="365F91" w:themeColor="accent1" w:themeShade="BF"/>
          <w:sz w:val="21"/>
          <w:szCs w:val="21"/>
        </w:rPr>
      </w:pPr>
    </w:p>
    <w:p w14:paraId="5F4B07A3" w14:textId="77777777" w:rsidR="009C716A" w:rsidRDefault="006E34DF">
      <w:pPr>
        <w:pStyle w:val="a5"/>
        <w:rPr>
          <w:rFonts w:ascii="宋体" w:eastAsia="宋体" w:hAnsi="宋体" w:cs="宋体" w:hint="eastAsia"/>
          <w:color w:val="365F91" w:themeColor="accent1" w:themeShade="BF"/>
          <w:sz w:val="21"/>
          <w:szCs w:val="21"/>
        </w:rPr>
      </w:pPr>
      <w:r>
        <w:rPr>
          <w:rFonts w:ascii="宋体" w:eastAsia="宋体" w:hAnsi="宋体" w:cs="宋体" w:hint="eastAsia"/>
          <w:color w:val="365F91" w:themeColor="accent1" w:themeShade="BF"/>
          <w:sz w:val="21"/>
          <w:szCs w:val="21"/>
        </w:rPr>
        <w:t>接下来由我们的摄影师为台上的各位合影留念。（看手势，与摄影师沟通）</w:t>
      </w:r>
    </w:p>
    <w:p w14:paraId="433EFCD8" w14:textId="77777777" w:rsidR="009C716A" w:rsidRDefault="009C716A">
      <w:pPr>
        <w:pStyle w:val="a5"/>
        <w:rPr>
          <w:rFonts w:ascii="宋体" w:eastAsia="宋体" w:hAnsi="宋体" w:cs="宋体" w:hint="eastAsia"/>
          <w:color w:val="365F91" w:themeColor="accent1" w:themeShade="BF"/>
          <w:sz w:val="21"/>
          <w:szCs w:val="21"/>
        </w:rPr>
      </w:pPr>
    </w:p>
    <w:p w14:paraId="2B540712" w14:textId="77777777" w:rsidR="009C716A" w:rsidRDefault="006E34DF">
      <w:pPr>
        <w:pStyle w:val="a5"/>
        <w:rPr>
          <w:rFonts w:ascii="宋体" w:eastAsia="宋体" w:hAnsi="宋体" w:cs="宋体" w:hint="eastAsia"/>
          <w:color w:val="365F91" w:themeColor="accent1" w:themeShade="BF"/>
          <w:sz w:val="21"/>
          <w:szCs w:val="21"/>
        </w:rPr>
      </w:pPr>
      <w:r>
        <w:rPr>
          <w:rFonts w:ascii="宋体" w:eastAsia="宋体" w:hAnsi="宋体" w:cs="宋体" w:hint="eastAsia"/>
          <w:color w:val="365F91" w:themeColor="accent1" w:themeShade="BF"/>
          <w:sz w:val="21"/>
          <w:szCs w:val="21"/>
        </w:rPr>
        <w:t>请</w:t>
      </w:r>
      <w:r>
        <w:rPr>
          <w:rFonts w:ascii="宋体" w:eastAsia="宋体" w:hAnsi="宋体" w:cs="宋体" w:hint="eastAsia"/>
          <w:color w:val="365F91" w:themeColor="accent1" w:themeShade="BF"/>
          <w:sz w:val="21"/>
          <w:szCs w:val="21"/>
          <w:highlight w:val="yellow"/>
        </w:rPr>
        <w:t>人力资源部部长团</w:t>
      </w:r>
      <w:r>
        <w:rPr>
          <w:rFonts w:ascii="宋体" w:eastAsia="宋体" w:hAnsi="宋体" w:cs="宋体" w:hint="eastAsia"/>
          <w:color w:val="365F91" w:themeColor="accent1" w:themeShade="BF"/>
          <w:sz w:val="21"/>
          <w:szCs w:val="21"/>
        </w:rPr>
        <w:t>和</w:t>
      </w:r>
      <w:r>
        <w:rPr>
          <w:rFonts w:ascii="宋体" w:eastAsia="宋体" w:hAnsi="宋体" w:cs="宋体" w:hint="eastAsia"/>
          <w:color w:val="365F91" w:themeColor="accent1" w:themeShade="BF"/>
          <w:sz w:val="21"/>
          <w:szCs w:val="21"/>
          <w:highlight w:val="yellow"/>
        </w:rPr>
        <w:t>严晨元师姐</w:t>
      </w:r>
      <w:r>
        <w:rPr>
          <w:rFonts w:ascii="宋体" w:eastAsia="宋体" w:hAnsi="宋体" w:cs="宋体" w:hint="eastAsia"/>
          <w:color w:val="365F91" w:themeColor="accent1" w:themeShade="BF"/>
          <w:sz w:val="21"/>
          <w:szCs w:val="21"/>
        </w:rPr>
        <w:t>到台下就坐，谢谢。</w:t>
      </w:r>
    </w:p>
    <w:p w14:paraId="0FB3AA5E" w14:textId="77777777" w:rsidR="009C716A" w:rsidRDefault="006E34DF">
      <w:pPr>
        <w:pStyle w:val="a5"/>
        <w:numPr>
          <w:ilvl w:val="0"/>
          <w:numId w:val="1"/>
        </w:numPr>
        <w:rPr>
          <w:rFonts w:ascii="宋体" w:eastAsia="宋体" w:hAnsi="宋体" w:cs="宋体" w:hint="eastAsia"/>
          <w:b/>
          <w:bCs/>
          <w:color w:val="000000" w:themeColor="text1"/>
          <w:sz w:val="32"/>
          <w:szCs w:val="32"/>
        </w:rPr>
      </w:pPr>
      <w:r>
        <w:rPr>
          <w:rFonts w:ascii="宋体" w:eastAsia="宋体" w:hAnsi="宋体" w:cs="宋体" w:hint="eastAsia"/>
          <w:b/>
          <w:bCs/>
          <w:color w:val="000000" w:themeColor="text1"/>
          <w:sz w:val="32"/>
          <w:szCs w:val="32"/>
        </w:rPr>
        <w:t>代表发言</w:t>
      </w:r>
    </w:p>
    <w:p w14:paraId="291D53D6" w14:textId="77777777" w:rsidR="009C716A" w:rsidRDefault="006E34DF">
      <w:pPr>
        <w:pStyle w:val="a5"/>
        <w:rPr>
          <w:rFonts w:ascii="宋体" w:eastAsia="宋体" w:hAnsi="宋体" w:cs="宋体" w:hint="eastAsia"/>
          <w:color w:val="000000" w:themeColor="text1"/>
          <w:sz w:val="30"/>
          <w:szCs w:val="30"/>
        </w:rPr>
      </w:pPr>
      <w:r>
        <w:rPr>
          <w:rFonts w:ascii="宋体" w:eastAsia="宋体" w:hAnsi="宋体" w:cs="宋体" w:hint="eastAsia"/>
          <w:b/>
          <w:bCs/>
          <w:color w:val="000000" w:themeColor="text1"/>
          <w:sz w:val="30"/>
          <w:szCs w:val="30"/>
        </w:rPr>
        <w:t>U站代表发言+颁工作证</w:t>
      </w:r>
    </w:p>
    <w:p w14:paraId="33A13434" w14:textId="77777777" w:rsidR="009C716A" w:rsidRDefault="006E34DF">
      <w:pPr>
        <w:rPr>
          <w:rFonts w:ascii="宋体" w:eastAsia="宋体" w:hAnsi="宋体" w:cs="宋体" w:hint="eastAsia"/>
          <w:color w:val="000000" w:themeColor="text1"/>
          <w:szCs w:val="21"/>
        </w:rPr>
      </w:pPr>
      <w:r>
        <w:rPr>
          <w:rFonts w:ascii="宋体" w:eastAsia="宋体" w:hAnsi="宋体" w:cs="宋体" w:hint="eastAsia"/>
          <w:color w:val="000000" w:themeColor="text1"/>
          <w:szCs w:val="21"/>
        </w:rPr>
        <w:t>尼：接下来，进入各个部门的介绍和新干事工作证颁发环节，首先上台介绍的部门的是U站，U站是一个元气小站，坐落于深大西门的他们/以微笑为路人铺路，以热情为校园添彩。 在他们的手中，志愿者活动与趣味相融，志愿服务因此焕发新生。他们让每一次的奉献都变得精彩纷呈，让志愿服务成为校园中一道亮丽的风景线。</w:t>
      </w:r>
    </w:p>
    <w:p w14:paraId="1A275082" w14:textId="77777777" w:rsidR="009C716A" w:rsidRDefault="006E34DF">
      <w:pPr>
        <w:rPr>
          <w:rFonts w:ascii="宋体" w:hAnsi="宋体" w:cs="宋体" w:hint="eastAsia"/>
          <w:color w:val="000000" w:themeColor="text1"/>
          <w:szCs w:val="21"/>
        </w:rPr>
      </w:pPr>
      <w:r>
        <w:rPr>
          <w:rFonts w:ascii="宋体" w:eastAsia="宋体" w:hAnsi="宋体" w:cs="宋体" w:hint="eastAsia"/>
          <w:color w:val="000000" w:themeColor="text1"/>
          <w:szCs w:val="21"/>
        </w:rPr>
        <w:t>下面，有请</w:t>
      </w:r>
      <w:r>
        <w:rPr>
          <w:rFonts w:ascii="宋体" w:eastAsia="宋体" w:hAnsi="宋体" w:cs="宋体" w:hint="eastAsia"/>
          <w:color w:val="000000" w:themeColor="text1"/>
          <w:szCs w:val="21"/>
          <w:highlight w:val="yellow"/>
        </w:rPr>
        <w:t>U站部长梁誉师姐</w:t>
      </w:r>
      <w:r>
        <w:rPr>
          <w:rFonts w:ascii="宋体" w:eastAsia="宋体" w:hAnsi="宋体" w:cs="宋体" w:hint="eastAsia"/>
          <w:color w:val="000000" w:themeColor="text1"/>
          <w:szCs w:val="21"/>
        </w:rPr>
        <w:t>发言!掌声欢迎！</w:t>
      </w:r>
      <w:r>
        <w:rPr>
          <w:rFonts w:ascii="宋体" w:eastAsia="宋体" w:hAnsi="宋体" w:cs="宋体" w:hint="eastAsia"/>
          <w:b/>
          <w:bCs/>
          <w:color w:val="000000" w:themeColor="text1"/>
          <w:szCs w:val="21"/>
        </w:rPr>
        <w:t>（请</w:t>
      </w:r>
      <w:r>
        <w:rPr>
          <w:b/>
          <w:bCs/>
          <w:color w:val="000000" w:themeColor="text1"/>
          <w:szCs w:val="21"/>
        </w:rPr>
        <w:t>U</w:t>
      </w:r>
      <w:r>
        <w:rPr>
          <w:b/>
          <w:bCs/>
          <w:color w:val="000000" w:themeColor="text1"/>
          <w:szCs w:val="21"/>
        </w:rPr>
        <w:t>站</w:t>
      </w:r>
      <w:r>
        <w:rPr>
          <w:rFonts w:hint="eastAsia"/>
          <w:b/>
          <w:bCs/>
          <w:color w:val="000000" w:themeColor="text1"/>
          <w:szCs w:val="21"/>
        </w:rPr>
        <w:t>其他</w:t>
      </w:r>
      <w:r>
        <w:rPr>
          <w:b/>
          <w:bCs/>
          <w:color w:val="000000" w:themeColor="text1"/>
          <w:szCs w:val="21"/>
        </w:rPr>
        <w:t>部长和小干做好上台准备</w:t>
      </w:r>
      <w:r>
        <w:rPr>
          <w:rFonts w:hint="eastAsia"/>
          <w:b/>
          <w:bCs/>
          <w:color w:val="000000" w:themeColor="text1"/>
          <w:szCs w:val="21"/>
        </w:rPr>
        <w:t>）</w:t>
      </w:r>
    </w:p>
    <w:p w14:paraId="181ED137" w14:textId="77777777" w:rsidR="009C716A" w:rsidRDefault="006E34DF">
      <w:pPr>
        <w:pStyle w:val="a5"/>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 xml:space="preserve"> </w:t>
      </w:r>
    </w:p>
    <w:p w14:paraId="227D9D1A" w14:textId="77777777" w:rsidR="009C716A" w:rsidRDefault="006E34DF">
      <w:pPr>
        <w:pStyle w:val="a5"/>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尼：感谢</w:t>
      </w:r>
      <w:r>
        <w:rPr>
          <w:rFonts w:ascii="宋体" w:eastAsia="宋体" w:hAnsi="宋体" w:cs="宋体" w:hint="eastAsia"/>
          <w:color w:val="000000" w:themeColor="text1"/>
          <w:sz w:val="21"/>
          <w:szCs w:val="21"/>
          <w:highlight w:val="yellow"/>
        </w:rPr>
        <w:t>梁誉师姐</w:t>
      </w:r>
      <w:r>
        <w:rPr>
          <w:rFonts w:ascii="宋体" w:eastAsia="宋体" w:hAnsi="宋体" w:cs="宋体" w:hint="eastAsia"/>
          <w:color w:val="000000" w:themeColor="text1"/>
          <w:sz w:val="21"/>
          <w:szCs w:val="21"/>
        </w:rPr>
        <w:t>的精彩发言，请</w:t>
      </w:r>
      <w:r>
        <w:rPr>
          <w:rFonts w:ascii="宋体" w:eastAsia="宋体" w:hAnsi="宋体" w:cs="宋体" w:hint="eastAsia"/>
          <w:color w:val="000000" w:themeColor="text1"/>
          <w:sz w:val="21"/>
          <w:szCs w:val="21"/>
          <w:highlight w:val="yellow"/>
        </w:rPr>
        <w:t>梁誉师姐</w:t>
      </w:r>
      <w:r>
        <w:rPr>
          <w:rFonts w:ascii="宋体" w:eastAsia="宋体" w:hAnsi="宋体" w:cs="宋体" w:hint="eastAsia"/>
          <w:color w:val="000000" w:themeColor="text1"/>
          <w:sz w:val="21"/>
          <w:szCs w:val="21"/>
        </w:rPr>
        <w:t>留步。有请U站干事上台并由部长们为他们颁发工作证，大家掌声欢迎！请前排同学暂时蹲下，接下来由我们的摄影师为台上的各位合影留念。请看摄影师镜头。（手势，与摄影师沟通）</w:t>
      </w:r>
    </w:p>
    <w:p w14:paraId="69EC36FE" w14:textId="77777777" w:rsidR="009C716A" w:rsidRDefault="009C716A">
      <w:pPr>
        <w:pStyle w:val="a5"/>
        <w:rPr>
          <w:rFonts w:ascii="宋体" w:eastAsia="宋体" w:hAnsi="宋体" w:cs="宋体" w:hint="eastAsia"/>
          <w:color w:val="000000" w:themeColor="text1"/>
          <w:sz w:val="21"/>
          <w:szCs w:val="21"/>
        </w:rPr>
      </w:pPr>
    </w:p>
    <w:p w14:paraId="7C54AE2C" w14:textId="77777777" w:rsidR="009C716A" w:rsidRDefault="006E34DF">
      <w:pPr>
        <w:pStyle w:val="a5"/>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请各位到台下就坐，谢谢各位！</w:t>
      </w:r>
    </w:p>
    <w:p w14:paraId="33C358BC" w14:textId="77777777" w:rsidR="009C716A" w:rsidRDefault="006E34DF">
      <w:pPr>
        <w:pStyle w:val="a5"/>
        <w:rPr>
          <w:rFonts w:ascii="宋体" w:eastAsia="宋体" w:hAnsi="宋体" w:cs="宋体" w:hint="eastAsia"/>
          <w:color w:val="000000" w:themeColor="text1"/>
          <w:sz w:val="30"/>
          <w:szCs w:val="30"/>
        </w:rPr>
      </w:pPr>
      <w:r>
        <w:rPr>
          <w:rFonts w:ascii="宋体" w:eastAsia="宋体" w:hAnsi="宋体" w:cs="宋体" w:hint="eastAsia"/>
          <w:b/>
          <w:bCs/>
          <w:color w:val="000000" w:themeColor="text1"/>
          <w:sz w:val="30"/>
          <w:szCs w:val="30"/>
        </w:rPr>
        <w:t>宣传部代表发言+颁工作证</w:t>
      </w:r>
    </w:p>
    <w:p w14:paraId="6813EAC9" w14:textId="77777777" w:rsidR="009C716A" w:rsidRDefault="006E34DF">
      <w:pPr>
        <w:pStyle w:val="a5"/>
        <w:rPr>
          <w:rFonts w:ascii="宋体" w:eastAsia="宋体" w:hAnsi="宋体" w:cs="宋体" w:hint="eastAsia"/>
          <w:color w:val="365F91" w:themeColor="accent1" w:themeShade="BF"/>
          <w:sz w:val="21"/>
          <w:szCs w:val="21"/>
        </w:rPr>
      </w:pPr>
      <w:r>
        <w:rPr>
          <w:rFonts w:ascii="宋体" w:eastAsia="宋体" w:hAnsi="宋体" w:cs="宋体" w:hint="eastAsia"/>
          <w:color w:val="365F91" w:themeColor="accent1" w:themeShade="BF"/>
          <w:sz w:val="21"/>
          <w:szCs w:val="21"/>
        </w:rPr>
        <w:lastRenderedPageBreak/>
        <w:t>李：在我们志愿者联合会，有着这样一群人，他们用镜头定格志愿日常的瞬间，用细腻的文字为志愿者生活添彩，标绘了志愿者的点点足迹，他们来自志愿者联合会的宣传部，下面，有请</w:t>
      </w:r>
      <w:r>
        <w:rPr>
          <w:rFonts w:ascii="宋体" w:eastAsia="宋体" w:hAnsi="宋体" w:cs="宋体" w:hint="eastAsia"/>
          <w:color w:val="365F91" w:themeColor="accent1" w:themeShade="BF"/>
          <w:sz w:val="21"/>
          <w:szCs w:val="21"/>
          <w:highlight w:val="yellow"/>
        </w:rPr>
        <w:t>宣传部部长吴虹仪师姐</w:t>
      </w:r>
      <w:r>
        <w:rPr>
          <w:rFonts w:ascii="宋体" w:eastAsia="宋体" w:hAnsi="宋体" w:cs="宋体" w:hint="eastAsia"/>
          <w:color w:val="365F91" w:themeColor="accent1" w:themeShade="BF"/>
          <w:sz w:val="21"/>
          <w:szCs w:val="21"/>
        </w:rPr>
        <w:t>上台发言，掌声有请！</w:t>
      </w:r>
    </w:p>
    <w:p w14:paraId="0D1E4E91" w14:textId="77777777" w:rsidR="009C716A" w:rsidRDefault="006E34DF">
      <w:pPr>
        <w:pStyle w:val="a5"/>
        <w:rPr>
          <w:rFonts w:ascii="宋体" w:eastAsia="宋体" w:hAnsi="宋体" w:cs="宋体" w:hint="eastAsia"/>
          <w:color w:val="365F91" w:themeColor="accent1" w:themeShade="BF"/>
          <w:sz w:val="21"/>
          <w:szCs w:val="21"/>
        </w:rPr>
      </w:pPr>
      <w:r>
        <w:rPr>
          <w:rFonts w:ascii="宋体" w:eastAsia="宋体" w:hAnsi="宋体" w:cs="宋体" w:hint="eastAsia"/>
          <w:color w:val="365F91" w:themeColor="accent1" w:themeShade="BF"/>
          <w:sz w:val="21"/>
          <w:szCs w:val="21"/>
        </w:rPr>
        <w:t xml:space="preserve"> </w:t>
      </w:r>
    </w:p>
    <w:p w14:paraId="13F8F272" w14:textId="77777777" w:rsidR="009C716A" w:rsidRDefault="006E34DF">
      <w:pPr>
        <w:pStyle w:val="a5"/>
        <w:rPr>
          <w:rFonts w:ascii="宋体" w:eastAsia="宋体" w:hAnsi="宋体" w:cs="宋体" w:hint="eastAsia"/>
          <w:color w:val="365F91" w:themeColor="accent1" w:themeShade="BF"/>
          <w:sz w:val="21"/>
          <w:szCs w:val="21"/>
        </w:rPr>
      </w:pPr>
      <w:r>
        <w:rPr>
          <w:rFonts w:ascii="宋体" w:eastAsia="宋体" w:hAnsi="宋体" w:cs="宋体" w:hint="eastAsia"/>
          <w:color w:val="365F91" w:themeColor="accent1" w:themeShade="BF"/>
          <w:sz w:val="21"/>
          <w:szCs w:val="21"/>
        </w:rPr>
        <w:t>李：感谢</w:t>
      </w:r>
      <w:r>
        <w:rPr>
          <w:rFonts w:ascii="宋体" w:eastAsia="宋体" w:hAnsi="宋体" w:cs="宋体" w:hint="eastAsia"/>
          <w:color w:val="365F91" w:themeColor="accent1" w:themeShade="BF"/>
          <w:sz w:val="21"/>
          <w:szCs w:val="21"/>
          <w:highlight w:val="yellow"/>
        </w:rPr>
        <w:t>吴虹仪师姐</w:t>
      </w:r>
      <w:r>
        <w:rPr>
          <w:rFonts w:ascii="宋体" w:eastAsia="宋体" w:hAnsi="宋体" w:cs="宋体" w:hint="eastAsia"/>
          <w:color w:val="365F91" w:themeColor="accent1" w:themeShade="BF"/>
          <w:sz w:val="21"/>
          <w:szCs w:val="21"/>
        </w:rPr>
        <w:t>的精彩发言，请</w:t>
      </w:r>
      <w:r>
        <w:rPr>
          <w:rFonts w:ascii="宋体" w:eastAsia="宋体" w:hAnsi="宋体" w:cs="宋体" w:hint="eastAsia"/>
          <w:color w:val="365F91" w:themeColor="accent1" w:themeShade="BF"/>
          <w:sz w:val="21"/>
          <w:szCs w:val="21"/>
          <w:highlight w:val="yellow"/>
        </w:rPr>
        <w:t>吴虹仪师姐</w:t>
      </w:r>
      <w:r>
        <w:rPr>
          <w:rFonts w:ascii="宋体" w:eastAsia="宋体" w:hAnsi="宋体" w:cs="宋体" w:hint="eastAsia"/>
          <w:color w:val="365F91" w:themeColor="accent1" w:themeShade="BF"/>
          <w:sz w:val="21"/>
          <w:szCs w:val="21"/>
        </w:rPr>
        <w:t>留步。有请宣传部干事上台并由部长们为他们颁发工作证，大家掌声欢迎！请前排同学暂时蹲下，接下来由我们的摄影师为台上的各位合影留念。请看摄影师镜头。（手势，与摄影师沟通）</w:t>
      </w:r>
    </w:p>
    <w:p w14:paraId="348A2B28" w14:textId="77777777" w:rsidR="009C716A" w:rsidRDefault="009C716A">
      <w:pPr>
        <w:pStyle w:val="a5"/>
        <w:rPr>
          <w:rFonts w:ascii="宋体" w:eastAsia="宋体" w:hAnsi="宋体" w:cs="宋体" w:hint="eastAsia"/>
          <w:color w:val="365F91" w:themeColor="accent1" w:themeShade="BF"/>
          <w:sz w:val="21"/>
          <w:szCs w:val="21"/>
        </w:rPr>
      </w:pPr>
    </w:p>
    <w:p w14:paraId="3F843683" w14:textId="77777777" w:rsidR="009C716A" w:rsidRDefault="006E34DF">
      <w:pPr>
        <w:pStyle w:val="a5"/>
        <w:rPr>
          <w:rFonts w:ascii="宋体" w:eastAsia="宋体" w:hAnsi="宋体" w:cs="宋体" w:hint="eastAsia"/>
          <w:color w:val="365F91" w:themeColor="accent1" w:themeShade="BF"/>
          <w:sz w:val="21"/>
          <w:szCs w:val="21"/>
        </w:rPr>
      </w:pPr>
      <w:r>
        <w:rPr>
          <w:rFonts w:ascii="宋体" w:eastAsia="宋体" w:hAnsi="宋体" w:cs="宋体" w:hint="eastAsia"/>
          <w:color w:val="365F91" w:themeColor="accent1" w:themeShade="BF"/>
          <w:sz w:val="21"/>
          <w:szCs w:val="21"/>
        </w:rPr>
        <w:t>请各位到台下就坐，谢谢各位！</w:t>
      </w:r>
    </w:p>
    <w:p w14:paraId="3563F4B5" w14:textId="77777777" w:rsidR="009C716A" w:rsidRDefault="006E34DF">
      <w:pPr>
        <w:pStyle w:val="a5"/>
        <w:rPr>
          <w:rFonts w:ascii="宋体" w:eastAsia="宋体" w:hAnsi="宋体" w:cs="宋体" w:hint="eastAsia"/>
          <w:color w:val="000000" w:themeColor="text1"/>
          <w:sz w:val="30"/>
          <w:szCs w:val="30"/>
        </w:rPr>
      </w:pPr>
      <w:r>
        <w:rPr>
          <w:rFonts w:ascii="宋体" w:eastAsia="宋体" w:hAnsi="宋体" w:cs="宋体" w:hint="eastAsia"/>
          <w:b/>
          <w:bCs/>
          <w:color w:val="000000" w:themeColor="text1"/>
          <w:sz w:val="30"/>
          <w:szCs w:val="30"/>
        </w:rPr>
        <w:t>办公室代表发言+颁工作证</w:t>
      </w:r>
      <w:r>
        <w:rPr>
          <w:rFonts w:ascii="宋体" w:eastAsia="宋体" w:hAnsi="宋体" w:cs="宋体" w:hint="eastAsia"/>
          <w:color w:val="000000" w:themeColor="text1"/>
          <w:sz w:val="30"/>
          <w:szCs w:val="30"/>
        </w:rPr>
        <w:t xml:space="preserve"> </w:t>
      </w:r>
    </w:p>
    <w:p w14:paraId="66F3E4B1" w14:textId="77777777" w:rsidR="009C716A" w:rsidRDefault="006E34DF">
      <w:pPr>
        <w:rPr>
          <w:rFonts w:ascii="宋体" w:hAnsi="宋体" w:cs="宋体" w:hint="eastAsia"/>
          <w:color w:val="000000" w:themeColor="text1"/>
          <w:szCs w:val="21"/>
        </w:rPr>
      </w:pPr>
      <w:r>
        <w:rPr>
          <w:rFonts w:ascii="宋体" w:eastAsia="宋体" w:hAnsi="宋体" w:cs="宋体" w:hint="eastAsia"/>
          <w:color w:val="000000" w:themeColor="text1"/>
          <w:szCs w:val="21"/>
        </w:rPr>
        <w:t>尼：在每一场活动的背后，是各部门的默契配合，是场地与物资的坚实保障。正是志联的办公室，承担起这些幕后的重任，确保每一场活动都能顺利进行。他们默默无闻，却至关重要，是志联办公室，让每一次的奉献都能完美呈现。下面，有请</w:t>
      </w:r>
      <w:r>
        <w:rPr>
          <w:rFonts w:ascii="宋体" w:eastAsia="宋体" w:hAnsi="宋体" w:cs="宋体" w:hint="eastAsia"/>
          <w:color w:val="000000" w:themeColor="text1"/>
          <w:szCs w:val="21"/>
          <w:highlight w:val="yellow"/>
        </w:rPr>
        <w:t>办公室部长陈佳丽师姐</w:t>
      </w:r>
      <w:r>
        <w:rPr>
          <w:rFonts w:ascii="宋体" w:eastAsia="宋体" w:hAnsi="宋体" w:cs="宋体" w:hint="eastAsia"/>
          <w:color w:val="000000" w:themeColor="text1"/>
          <w:szCs w:val="21"/>
        </w:rPr>
        <w:t xml:space="preserve">上台发言，大家掌声欢迎！  </w:t>
      </w:r>
      <w:r>
        <w:rPr>
          <w:rFonts w:ascii="宋体" w:eastAsia="宋体" w:hAnsi="宋体" w:cs="宋体" w:hint="eastAsia"/>
          <w:b/>
          <w:bCs/>
          <w:color w:val="000000" w:themeColor="text1"/>
          <w:szCs w:val="21"/>
        </w:rPr>
        <w:t>（请</w:t>
      </w:r>
      <w:r>
        <w:rPr>
          <w:rFonts w:eastAsia="宋体" w:hint="eastAsia"/>
          <w:b/>
          <w:bCs/>
          <w:color w:val="000000" w:themeColor="text1"/>
          <w:szCs w:val="21"/>
        </w:rPr>
        <w:t>办公室</w:t>
      </w:r>
      <w:r>
        <w:rPr>
          <w:rFonts w:hint="eastAsia"/>
          <w:b/>
          <w:bCs/>
          <w:color w:val="000000" w:themeColor="text1"/>
          <w:szCs w:val="21"/>
        </w:rPr>
        <w:t>其他</w:t>
      </w:r>
      <w:r>
        <w:rPr>
          <w:b/>
          <w:bCs/>
          <w:color w:val="000000" w:themeColor="text1"/>
          <w:szCs w:val="21"/>
        </w:rPr>
        <w:t>部长和小干做好上台准备</w:t>
      </w:r>
      <w:r>
        <w:rPr>
          <w:rFonts w:hint="eastAsia"/>
          <w:b/>
          <w:bCs/>
          <w:color w:val="000000" w:themeColor="text1"/>
          <w:szCs w:val="21"/>
        </w:rPr>
        <w:t>）</w:t>
      </w:r>
    </w:p>
    <w:p w14:paraId="77645E28" w14:textId="77777777" w:rsidR="009C716A" w:rsidRDefault="006E34DF">
      <w:pPr>
        <w:pStyle w:val="a5"/>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 xml:space="preserve"> </w:t>
      </w:r>
    </w:p>
    <w:p w14:paraId="7C9E90EA" w14:textId="77777777" w:rsidR="009C716A" w:rsidRDefault="006E34DF">
      <w:pPr>
        <w:pStyle w:val="a5"/>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尼：感谢</w:t>
      </w:r>
      <w:r>
        <w:rPr>
          <w:rFonts w:ascii="宋体" w:eastAsia="宋体" w:hAnsi="宋体" w:cs="宋体" w:hint="eastAsia"/>
          <w:color w:val="000000" w:themeColor="text1"/>
          <w:sz w:val="21"/>
          <w:szCs w:val="21"/>
          <w:highlight w:val="yellow"/>
        </w:rPr>
        <w:t>陈佳丽师姐</w:t>
      </w:r>
      <w:r>
        <w:rPr>
          <w:rFonts w:ascii="宋体" w:eastAsia="宋体" w:hAnsi="宋体" w:cs="宋体" w:hint="eastAsia"/>
          <w:color w:val="000000" w:themeColor="text1"/>
          <w:sz w:val="21"/>
          <w:szCs w:val="21"/>
        </w:rPr>
        <w:t>的精彩发言，请</w:t>
      </w:r>
      <w:r>
        <w:rPr>
          <w:rFonts w:ascii="宋体" w:eastAsia="宋体" w:hAnsi="宋体" w:cs="宋体" w:hint="eastAsia"/>
          <w:color w:val="000000" w:themeColor="text1"/>
          <w:sz w:val="21"/>
          <w:szCs w:val="21"/>
          <w:highlight w:val="yellow"/>
        </w:rPr>
        <w:t>陈佳丽师姐</w:t>
      </w:r>
      <w:r>
        <w:rPr>
          <w:rFonts w:ascii="宋体" w:eastAsia="宋体" w:hAnsi="宋体" w:cs="宋体" w:hint="eastAsia"/>
          <w:color w:val="000000" w:themeColor="text1"/>
          <w:sz w:val="21"/>
          <w:szCs w:val="21"/>
        </w:rPr>
        <w:t>留步。有请办公室其他部长和干事上台并由部长们为他们颁发工作证，大家掌声欢迎！请前排同学暂时蹲下，接下来由我们的摄影师为台上的各位合影留念。请看摄影师镜头。（手势，与摄影师沟通）</w:t>
      </w:r>
    </w:p>
    <w:p w14:paraId="1F1DD838" w14:textId="77777777" w:rsidR="009C716A" w:rsidRDefault="009C716A">
      <w:pPr>
        <w:pStyle w:val="a5"/>
        <w:rPr>
          <w:rFonts w:ascii="宋体" w:eastAsia="宋体" w:hAnsi="宋体" w:cs="宋体" w:hint="eastAsia"/>
          <w:color w:val="000000" w:themeColor="text1"/>
          <w:sz w:val="21"/>
          <w:szCs w:val="21"/>
        </w:rPr>
      </w:pPr>
    </w:p>
    <w:p w14:paraId="66A6A07F" w14:textId="77777777" w:rsidR="009C716A" w:rsidRDefault="006E34DF">
      <w:pPr>
        <w:pStyle w:val="a5"/>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请各位到台下就坐，谢谢各位！</w:t>
      </w:r>
    </w:p>
    <w:p w14:paraId="12B9600F" w14:textId="77777777" w:rsidR="009C716A" w:rsidRDefault="006E34DF">
      <w:pPr>
        <w:pStyle w:val="a5"/>
        <w:rPr>
          <w:rFonts w:ascii="宋体" w:eastAsia="宋体" w:hAnsi="宋体" w:cs="宋体" w:hint="eastAsia"/>
          <w:color w:val="000000" w:themeColor="text1"/>
          <w:sz w:val="21"/>
          <w:szCs w:val="21"/>
        </w:rPr>
      </w:pPr>
      <w:r>
        <w:rPr>
          <w:rFonts w:ascii="宋体" w:eastAsia="宋体" w:hAnsi="宋体" w:cs="宋体" w:hint="eastAsia"/>
          <w:b/>
          <w:bCs/>
          <w:color w:val="000000" w:themeColor="text1"/>
          <w:sz w:val="30"/>
          <w:szCs w:val="30"/>
        </w:rPr>
        <w:t>人力资源代表发言+颁工作证</w:t>
      </w:r>
    </w:p>
    <w:p w14:paraId="220FB041" w14:textId="77777777" w:rsidR="009C716A" w:rsidRDefault="006E34DF">
      <w:pPr>
        <w:rPr>
          <w:rFonts w:ascii="宋体" w:hAnsi="宋体" w:cs="宋体" w:hint="eastAsia"/>
          <w:b/>
          <w:bCs/>
          <w:color w:val="365F91" w:themeColor="accent1" w:themeShade="BF"/>
          <w:szCs w:val="21"/>
        </w:rPr>
      </w:pPr>
      <w:r>
        <w:rPr>
          <w:rFonts w:ascii="宋体" w:eastAsia="宋体" w:hAnsi="宋体" w:cs="宋体" w:hint="eastAsia"/>
          <w:color w:val="365F91" w:themeColor="accent1" w:themeShade="BF"/>
          <w:szCs w:val="21"/>
        </w:rPr>
        <w:t>李：作为志愿者，志愿时长和志愿者证是我们的标志，相信很多小干对此也很关心：在志愿者联合会，我们是如何管理认证同学们的志愿时长的呢？接下来，掌声有请</w:t>
      </w:r>
      <w:r>
        <w:rPr>
          <w:rFonts w:ascii="宋体" w:eastAsia="宋体" w:hAnsi="宋体" w:cs="宋体" w:hint="eastAsia"/>
          <w:color w:val="365F91" w:themeColor="accent1" w:themeShade="BF"/>
          <w:szCs w:val="21"/>
          <w:highlight w:val="yellow"/>
        </w:rPr>
        <w:t>人力资源部部长廖嘉豪师兄</w:t>
      </w:r>
      <w:r>
        <w:rPr>
          <w:rFonts w:ascii="宋体" w:eastAsia="宋体" w:hAnsi="宋体" w:cs="宋体" w:hint="eastAsia"/>
          <w:color w:val="365F91" w:themeColor="accent1" w:themeShade="BF"/>
          <w:szCs w:val="21"/>
        </w:rPr>
        <w:t xml:space="preserve">为我们作介绍。大家掌声欢迎！   </w:t>
      </w:r>
      <w:r>
        <w:rPr>
          <w:rFonts w:ascii="宋体" w:eastAsia="宋体" w:hAnsi="宋体" w:cs="宋体" w:hint="eastAsia"/>
          <w:b/>
          <w:bCs/>
          <w:color w:val="365F91" w:themeColor="accent1" w:themeShade="BF"/>
          <w:szCs w:val="21"/>
        </w:rPr>
        <w:t>（请</w:t>
      </w:r>
      <w:r>
        <w:rPr>
          <w:rFonts w:eastAsia="宋体" w:hint="eastAsia"/>
          <w:b/>
          <w:bCs/>
          <w:color w:val="365F91" w:themeColor="accent1" w:themeShade="BF"/>
          <w:szCs w:val="21"/>
        </w:rPr>
        <w:t>人力资源部</w:t>
      </w:r>
      <w:r>
        <w:rPr>
          <w:rFonts w:hint="eastAsia"/>
          <w:b/>
          <w:bCs/>
          <w:color w:val="365F91" w:themeColor="accent1" w:themeShade="BF"/>
          <w:szCs w:val="21"/>
        </w:rPr>
        <w:t>其他</w:t>
      </w:r>
      <w:r>
        <w:rPr>
          <w:b/>
          <w:bCs/>
          <w:color w:val="365F91" w:themeColor="accent1" w:themeShade="BF"/>
          <w:szCs w:val="21"/>
        </w:rPr>
        <w:t>部长和小干做好上台准备</w:t>
      </w:r>
      <w:r>
        <w:rPr>
          <w:rFonts w:hint="eastAsia"/>
          <w:b/>
          <w:bCs/>
          <w:color w:val="365F91" w:themeColor="accent1" w:themeShade="BF"/>
          <w:szCs w:val="21"/>
        </w:rPr>
        <w:t>）</w:t>
      </w:r>
    </w:p>
    <w:p w14:paraId="6BBE2A07" w14:textId="77777777" w:rsidR="009C716A" w:rsidRDefault="009C716A">
      <w:pPr>
        <w:pStyle w:val="a5"/>
        <w:rPr>
          <w:rFonts w:ascii="宋体" w:eastAsia="宋体" w:hAnsi="宋体" w:cs="宋体" w:hint="eastAsia"/>
          <w:color w:val="365F91" w:themeColor="accent1" w:themeShade="BF"/>
          <w:sz w:val="21"/>
          <w:szCs w:val="21"/>
        </w:rPr>
      </w:pPr>
    </w:p>
    <w:p w14:paraId="67D63C43" w14:textId="77777777" w:rsidR="009C716A" w:rsidRDefault="006E34DF">
      <w:pPr>
        <w:pStyle w:val="a5"/>
        <w:rPr>
          <w:rFonts w:ascii="宋体" w:eastAsia="宋体" w:hAnsi="宋体" w:cs="宋体" w:hint="eastAsia"/>
          <w:color w:val="365F91" w:themeColor="accent1" w:themeShade="BF"/>
          <w:sz w:val="21"/>
          <w:szCs w:val="21"/>
        </w:rPr>
      </w:pPr>
      <w:r>
        <w:rPr>
          <w:rFonts w:ascii="宋体" w:eastAsia="宋体" w:hAnsi="宋体" w:cs="宋体" w:hint="eastAsia"/>
          <w:color w:val="365F91" w:themeColor="accent1" w:themeShade="BF"/>
          <w:sz w:val="21"/>
          <w:szCs w:val="21"/>
        </w:rPr>
        <w:t>李：感谢</w:t>
      </w:r>
      <w:r>
        <w:rPr>
          <w:rFonts w:ascii="宋体" w:eastAsia="宋体" w:hAnsi="宋体" w:cs="宋体" w:hint="eastAsia"/>
          <w:color w:val="365F91" w:themeColor="accent1" w:themeShade="BF"/>
          <w:sz w:val="21"/>
          <w:szCs w:val="21"/>
          <w:highlight w:val="yellow"/>
        </w:rPr>
        <w:t>廖嘉豪师兄</w:t>
      </w:r>
      <w:r>
        <w:rPr>
          <w:rFonts w:ascii="宋体" w:eastAsia="宋体" w:hAnsi="宋体" w:cs="宋体" w:hint="eastAsia"/>
          <w:color w:val="365F91" w:themeColor="accent1" w:themeShade="BF"/>
          <w:sz w:val="21"/>
          <w:szCs w:val="21"/>
        </w:rPr>
        <w:t>的精彩发言，请</w:t>
      </w:r>
      <w:r>
        <w:rPr>
          <w:rFonts w:ascii="宋体" w:eastAsia="宋体" w:hAnsi="宋体" w:cs="宋体" w:hint="eastAsia"/>
          <w:color w:val="365F91" w:themeColor="accent1" w:themeShade="BF"/>
          <w:sz w:val="21"/>
          <w:szCs w:val="21"/>
          <w:highlight w:val="yellow"/>
        </w:rPr>
        <w:t>廖嘉豪师兄</w:t>
      </w:r>
      <w:r>
        <w:rPr>
          <w:rFonts w:ascii="宋体" w:eastAsia="宋体" w:hAnsi="宋体" w:cs="宋体" w:hint="eastAsia"/>
          <w:color w:val="365F91" w:themeColor="accent1" w:themeShade="BF"/>
          <w:sz w:val="21"/>
          <w:szCs w:val="21"/>
        </w:rPr>
        <w:t>留步，有请人力资源部的各位干事上台并由</w:t>
      </w:r>
      <w:r>
        <w:rPr>
          <w:rFonts w:hint="eastAsia"/>
          <w:color w:val="365F91" w:themeColor="accent1" w:themeShade="BF"/>
        </w:rPr>
        <w:t>人力资源部的</w:t>
      </w:r>
      <w:r>
        <w:rPr>
          <w:color w:val="365F91" w:themeColor="accent1" w:themeShade="BF"/>
        </w:rPr>
        <w:t>部长</w:t>
      </w:r>
      <w:r>
        <w:rPr>
          <w:rFonts w:hint="eastAsia"/>
          <w:color w:val="365F91" w:themeColor="accent1" w:themeShade="BF"/>
        </w:rPr>
        <w:t>们</w:t>
      </w:r>
      <w:r>
        <w:rPr>
          <w:rFonts w:ascii="宋体" w:eastAsia="宋体" w:hAnsi="宋体" w:cs="宋体" w:hint="eastAsia"/>
          <w:color w:val="365F91" w:themeColor="accent1" w:themeShade="BF"/>
          <w:sz w:val="21"/>
          <w:szCs w:val="21"/>
        </w:rPr>
        <w:t>为干事们颁发工作证。请我们的摄影师为各位合影留念。请看摄影师镜头。</w:t>
      </w:r>
    </w:p>
    <w:p w14:paraId="7FB7CCDA" w14:textId="77777777" w:rsidR="009C716A" w:rsidRDefault="006E34DF">
      <w:pPr>
        <w:pStyle w:val="a5"/>
        <w:rPr>
          <w:rFonts w:ascii="宋体" w:eastAsia="宋体" w:hAnsi="宋体" w:cs="宋体" w:hint="eastAsia"/>
          <w:color w:val="365F91" w:themeColor="accent1" w:themeShade="BF"/>
          <w:sz w:val="21"/>
          <w:szCs w:val="21"/>
        </w:rPr>
      </w:pPr>
      <w:r>
        <w:rPr>
          <w:rFonts w:ascii="宋体" w:eastAsia="宋体" w:hAnsi="宋体" w:cs="宋体" w:hint="eastAsia"/>
          <w:color w:val="365F91" w:themeColor="accent1" w:themeShade="BF"/>
          <w:sz w:val="21"/>
          <w:szCs w:val="21"/>
        </w:rPr>
        <w:t>请各位到台下就坐，谢谢各位。</w:t>
      </w:r>
    </w:p>
    <w:p w14:paraId="54BBF39E" w14:textId="77777777" w:rsidR="009C716A" w:rsidRDefault="006E34DF">
      <w:pPr>
        <w:pStyle w:val="a5"/>
        <w:rPr>
          <w:rFonts w:ascii="宋体" w:eastAsia="宋体" w:hAnsi="宋体" w:cs="宋体" w:hint="eastAsia"/>
          <w:b/>
          <w:bCs/>
          <w:color w:val="000000" w:themeColor="text1"/>
          <w:sz w:val="30"/>
          <w:szCs w:val="30"/>
        </w:rPr>
      </w:pPr>
      <w:r>
        <w:rPr>
          <w:rFonts w:ascii="宋体" w:eastAsia="宋体" w:hAnsi="宋体" w:cs="宋体" w:hint="eastAsia"/>
          <w:b/>
          <w:bCs/>
          <w:color w:val="000000" w:themeColor="text1"/>
          <w:sz w:val="30"/>
          <w:szCs w:val="30"/>
        </w:rPr>
        <w:t>项目部代表发言+颁工作证</w:t>
      </w:r>
    </w:p>
    <w:p w14:paraId="70EC3353" w14:textId="77777777" w:rsidR="009C716A" w:rsidRDefault="006E34DF">
      <w:pPr>
        <w:rPr>
          <w:rFonts w:ascii="宋体" w:hAnsi="宋体" w:cs="宋体" w:hint="eastAsia"/>
          <w:color w:val="000000" w:themeColor="text1"/>
          <w:szCs w:val="21"/>
        </w:rPr>
      </w:pPr>
      <w:r>
        <w:rPr>
          <w:rFonts w:ascii="宋体" w:eastAsia="宋体" w:hAnsi="宋体" w:cs="宋体" w:hint="eastAsia"/>
          <w:color w:val="000000" w:themeColor="text1"/>
          <w:szCs w:val="21"/>
        </w:rPr>
        <w:t>尼：在前面，我们了解了场地申请、志愿时长认证等志联的日常工作流程，作为志联大家庭的一员，相信大家对每次开展的活动和项目都充满了期待和好奇。这些活动和项目，是我们展示自我、实现价值的舞台，也是我们在奉献中收获成长和快乐的源泉。每次精彩纷呈的活动都离不开他们的默默付出，接下来，有请</w:t>
      </w:r>
      <w:r>
        <w:rPr>
          <w:rFonts w:ascii="宋体" w:eastAsia="宋体" w:hAnsi="宋体" w:cs="宋体" w:hint="eastAsia"/>
          <w:color w:val="000000" w:themeColor="text1"/>
          <w:szCs w:val="21"/>
          <w:highlight w:val="yellow"/>
        </w:rPr>
        <w:t>项目部部长林兰师姐</w:t>
      </w:r>
      <w:r>
        <w:rPr>
          <w:rFonts w:ascii="宋体" w:eastAsia="宋体" w:hAnsi="宋体" w:cs="宋体" w:hint="eastAsia"/>
          <w:color w:val="000000" w:themeColor="text1"/>
          <w:szCs w:val="21"/>
        </w:rPr>
        <w:t xml:space="preserve">为我们讲解/项目管理条例说明，掌声欢迎。 </w:t>
      </w:r>
      <w:r>
        <w:rPr>
          <w:rFonts w:ascii="宋体" w:eastAsia="宋体" w:hAnsi="宋体" w:cs="宋体" w:hint="eastAsia"/>
          <w:b/>
          <w:bCs/>
          <w:color w:val="000000" w:themeColor="text1"/>
          <w:szCs w:val="21"/>
        </w:rPr>
        <w:t>（请</w:t>
      </w:r>
      <w:r>
        <w:rPr>
          <w:rFonts w:eastAsia="宋体" w:hint="eastAsia"/>
          <w:b/>
          <w:bCs/>
          <w:color w:val="000000" w:themeColor="text1"/>
          <w:szCs w:val="21"/>
        </w:rPr>
        <w:t>项目部</w:t>
      </w:r>
      <w:r>
        <w:rPr>
          <w:rFonts w:hint="eastAsia"/>
          <w:b/>
          <w:bCs/>
          <w:color w:val="000000" w:themeColor="text1"/>
          <w:szCs w:val="21"/>
        </w:rPr>
        <w:t>其他</w:t>
      </w:r>
      <w:r>
        <w:rPr>
          <w:b/>
          <w:bCs/>
          <w:color w:val="000000" w:themeColor="text1"/>
          <w:szCs w:val="21"/>
        </w:rPr>
        <w:t>部长和小干做好上台准备</w:t>
      </w:r>
      <w:r>
        <w:rPr>
          <w:rFonts w:hint="eastAsia"/>
          <w:b/>
          <w:bCs/>
          <w:color w:val="000000" w:themeColor="text1"/>
          <w:szCs w:val="21"/>
        </w:rPr>
        <w:t>）</w:t>
      </w:r>
    </w:p>
    <w:p w14:paraId="4D07253E" w14:textId="77777777" w:rsidR="009C716A" w:rsidRDefault="009C716A">
      <w:pPr>
        <w:rPr>
          <w:rFonts w:ascii="宋体" w:eastAsia="宋体" w:hAnsi="宋体" w:cs="宋体" w:hint="eastAsia"/>
          <w:color w:val="000000" w:themeColor="text1"/>
          <w:szCs w:val="21"/>
        </w:rPr>
      </w:pPr>
    </w:p>
    <w:p w14:paraId="27DA280C" w14:textId="77777777" w:rsidR="009C716A" w:rsidRDefault="006E34DF">
      <w:pPr>
        <w:pStyle w:val="a5"/>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 xml:space="preserve"> </w:t>
      </w:r>
    </w:p>
    <w:p w14:paraId="5DB996DB" w14:textId="77777777" w:rsidR="009C716A" w:rsidRDefault="006E34DF">
      <w:pPr>
        <w:pStyle w:val="a5"/>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尼：感谢</w:t>
      </w:r>
      <w:r>
        <w:rPr>
          <w:rFonts w:ascii="宋体" w:eastAsia="宋体" w:hAnsi="宋体" w:cs="宋体" w:hint="eastAsia"/>
          <w:color w:val="000000" w:themeColor="text1"/>
          <w:sz w:val="21"/>
          <w:szCs w:val="21"/>
          <w:highlight w:val="yellow"/>
        </w:rPr>
        <w:t>林兰师姐</w:t>
      </w:r>
      <w:r>
        <w:rPr>
          <w:rFonts w:ascii="宋体" w:eastAsia="宋体" w:hAnsi="宋体" w:cs="宋体" w:hint="eastAsia"/>
          <w:color w:val="000000" w:themeColor="text1"/>
          <w:sz w:val="21"/>
          <w:szCs w:val="21"/>
        </w:rPr>
        <w:t>的精彩发言，请</w:t>
      </w:r>
      <w:r>
        <w:rPr>
          <w:rFonts w:ascii="宋体" w:eastAsia="宋体" w:hAnsi="宋体" w:cs="宋体" w:hint="eastAsia"/>
          <w:color w:val="000000" w:themeColor="text1"/>
          <w:sz w:val="21"/>
          <w:szCs w:val="21"/>
          <w:highlight w:val="yellow"/>
        </w:rPr>
        <w:t>林兰师姐</w:t>
      </w:r>
      <w:r>
        <w:rPr>
          <w:rFonts w:ascii="宋体" w:eastAsia="宋体" w:hAnsi="宋体" w:cs="宋体" w:hint="eastAsia"/>
          <w:color w:val="000000" w:themeColor="text1"/>
          <w:sz w:val="21"/>
          <w:szCs w:val="21"/>
        </w:rPr>
        <w:t>留步，有请项目部的各位部长和干事上台并由</w:t>
      </w:r>
      <w:r>
        <w:rPr>
          <w:rFonts w:ascii="宋体" w:eastAsia="宋体" w:hAnsi="宋体" w:cs="宋体" w:hint="eastAsia"/>
          <w:color w:val="000000" w:themeColor="text1"/>
          <w:sz w:val="21"/>
          <w:szCs w:val="21"/>
          <w:highlight w:val="yellow"/>
        </w:rPr>
        <w:t>项目部部长们</w:t>
      </w:r>
      <w:r>
        <w:rPr>
          <w:rFonts w:ascii="宋体" w:eastAsia="宋体" w:hAnsi="宋体" w:cs="宋体" w:hint="eastAsia"/>
          <w:color w:val="000000" w:themeColor="text1"/>
          <w:sz w:val="21"/>
          <w:szCs w:val="21"/>
        </w:rPr>
        <w:t>为干事们颁发工作证。请我们的摄影师为各位合影留念。请看摄影师镜头。</w:t>
      </w:r>
    </w:p>
    <w:p w14:paraId="28F2704F" w14:textId="77777777" w:rsidR="009C716A" w:rsidRDefault="006E34DF">
      <w:pPr>
        <w:pStyle w:val="a5"/>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请各位到台下就坐，谢谢各位。</w:t>
      </w:r>
    </w:p>
    <w:p w14:paraId="28DF6975" w14:textId="77777777" w:rsidR="009C716A" w:rsidRDefault="006E34DF">
      <w:pPr>
        <w:pStyle w:val="a5"/>
        <w:rPr>
          <w:rFonts w:ascii="宋体" w:eastAsia="宋体" w:hAnsi="宋体" w:cs="宋体" w:hint="eastAsia"/>
          <w:b/>
          <w:bCs/>
          <w:color w:val="000000" w:themeColor="text1"/>
          <w:sz w:val="30"/>
          <w:szCs w:val="30"/>
        </w:rPr>
      </w:pPr>
      <w:r>
        <w:rPr>
          <w:rFonts w:ascii="宋体" w:eastAsia="宋体" w:hAnsi="宋体" w:cs="宋体" w:hint="eastAsia"/>
          <w:b/>
          <w:bCs/>
          <w:color w:val="000000" w:themeColor="text1"/>
          <w:sz w:val="30"/>
          <w:szCs w:val="30"/>
        </w:rPr>
        <w:lastRenderedPageBreak/>
        <w:t>培训部代表发言+颁工作证</w:t>
      </w:r>
    </w:p>
    <w:p w14:paraId="749A9E3D" w14:textId="77777777" w:rsidR="009C716A" w:rsidRDefault="006E34DF">
      <w:pPr>
        <w:pStyle w:val="a5"/>
        <w:rPr>
          <w:rFonts w:ascii="宋体" w:eastAsia="宋体" w:hAnsi="宋体" w:cs="宋体" w:hint="eastAsia"/>
          <w:color w:val="365F91" w:themeColor="accent1" w:themeShade="BF"/>
          <w:sz w:val="21"/>
          <w:szCs w:val="21"/>
        </w:rPr>
      </w:pPr>
      <w:r>
        <w:rPr>
          <w:rFonts w:ascii="宋体" w:eastAsia="宋体" w:hAnsi="宋体" w:cs="宋体" w:hint="eastAsia"/>
          <w:color w:val="365F91" w:themeColor="accent1" w:themeShade="BF"/>
          <w:sz w:val="21"/>
          <w:szCs w:val="21"/>
        </w:rPr>
        <w:t>李：那么大会进行到现在，大家是否好奇本次大会的筹办策划是由哪个部门完成的呢?我们大家成为一名合格的志愿者又需要经过怎样的过程呢？那就让我们有请</w:t>
      </w:r>
      <w:r>
        <w:rPr>
          <w:rFonts w:ascii="宋体" w:eastAsia="宋体" w:hAnsi="宋体" w:cs="宋体" w:hint="eastAsia"/>
          <w:color w:val="365F91" w:themeColor="accent1" w:themeShade="BF"/>
          <w:sz w:val="21"/>
          <w:szCs w:val="21"/>
          <w:highlight w:val="yellow"/>
        </w:rPr>
        <w:t>培训部的部长曾子珊师姐</w:t>
      </w:r>
      <w:r>
        <w:rPr>
          <w:rFonts w:ascii="宋体" w:eastAsia="宋体" w:hAnsi="宋体" w:cs="宋体" w:hint="eastAsia"/>
          <w:color w:val="365F91" w:themeColor="accent1" w:themeShade="BF"/>
          <w:sz w:val="21"/>
          <w:szCs w:val="21"/>
        </w:rPr>
        <w:t xml:space="preserve">来为我们解答志愿者联合会的行政大会究竟如何进行，大家掌声欢迎。 </w:t>
      </w:r>
    </w:p>
    <w:p w14:paraId="6C60BC5A" w14:textId="77777777" w:rsidR="009C716A" w:rsidRDefault="006E34DF">
      <w:pPr>
        <w:rPr>
          <w:rFonts w:ascii="宋体" w:hAnsi="宋体" w:cs="宋体" w:hint="eastAsia"/>
          <w:color w:val="365F91" w:themeColor="accent1" w:themeShade="BF"/>
          <w:szCs w:val="21"/>
        </w:rPr>
      </w:pPr>
      <w:r>
        <w:rPr>
          <w:rFonts w:ascii="宋体" w:eastAsia="宋体" w:hAnsi="宋体" w:cs="宋体" w:hint="eastAsia"/>
          <w:color w:val="365F91" w:themeColor="accent1" w:themeShade="BF"/>
          <w:szCs w:val="21"/>
        </w:rPr>
        <w:t xml:space="preserve"> </w:t>
      </w:r>
      <w:r>
        <w:rPr>
          <w:rFonts w:ascii="宋体" w:eastAsia="宋体" w:hAnsi="宋体" w:cs="宋体" w:hint="eastAsia"/>
          <w:b/>
          <w:bCs/>
          <w:color w:val="365F91" w:themeColor="accent1" w:themeShade="BF"/>
          <w:szCs w:val="21"/>
        </w:rPr>
        <w:t>（请</w:t>
      </w:r>
      <w:r>
        <w:rPr>
          <w:rFonts w:eastAsia="宋体" w:hint="eastAsia"/>
          <w:b/>
          <w:bCs/>
          <w:color w:val="365F91" w:themeColor="accent1" w:themeShade="BF"/>
          <w:szCs w:val="21"/>
        </w:rPr>
        <w:t>培训部</w:t>
      </w:r>
      <w:r>
        <w:rPr>
          <w:rFonts w:hint="eastAsia"/>
          <w:b/>
          <w:bCs/>
          <w:color w:val="365F91" w:themeColor="accent1" w:themeShade="BF"/>
          <w:szCs w:val="21"/>
        </w:rPr>
        <w:t>其他</w:t>
      </w:r>
      <w:r>
        <w:rPr>
          <w:b/>
          <w:bCs/>
          <w:color w:val="365F91" w:themeColor="accent1" w:themeShade="BF"/>
          <w:szCs w:val="21"/>
        </w:rPr>
        <w:t>部长和小干做好上台准备</w:t>
      </w:r>
      <w:r>
        <w:rPr>
          <w:rFonts w:hint="eastAsia"/>
          <w:b/>
          <w:bCs/>
          <w:color w:val="365F91" w:themeColor="accent1" w:themeShade="BF"/>
          <w:szCs w:val="21"/>
        </w:rPr>
        <w:t>）</w:t>
      </w:r>
    </w:p>
    <w:p w14:paraId="38018CAB" w14:textId="77777777" w:rsidR="009C716A" w:rsidRDefault="009C716A">
      <w:pPr>
        <w:pStyle w:val="a5"/>
        <w:rPr>
          <w:rFonts w:ascii="宋体" w:eastAsia="宋体" w:hAnsi="宋体" w:cs="宋体" w:hint="eastAsia"/>
          <w:color w:val="365F91" w:themeColor="accent1" w:themeShade="BF"/>
          <w:sz w:val="21"/>
          <w:szCs w:val="21"/>
        </w:rPr>
      </w:pPr>
    </w:p>
    <w:p w14:paraId="3E20E377" w14:textId="77777777" w:rsidR="009C716A" w:rsidRDefault="006E34DF">
      <w:pPr>
        <w:pStyle w:val="a5"/>
        <w:rPr>
          <w:rFonts w:ascii="宋体" w:eastAsia="宋体" w:hAnsi="宋体" w:cs="宋体" w:hint="eastAsia"/>
          <w:color w:val="365F91" w:themeColor="accent1" w:themeShade="BF"/>
          <w:sz w:val="21"/>
          <w:szCs w:val="21"/>
        </w:rPr>
      </w:pPr>
      <w:r>
        <w:rPr>
          <w:rFonts w:ascii="宋体" w:eastAsia="宋体" w:hAnsi="宋体" w:cs="宋体" w:hint="eastAsia"/>
          <w:color w:val="365F91" w:themeColor="accent1" w:themeShade="BF"/>
          <w:sz w:val="21"/>
          <w:szCs w:val="21"/>
        </w:rPr>
        <w:t>李：感谢</w:t>
      </w:r>
      <w:r>
        <w:rPr>
          <w:rFonts w:ascii="宋体" w:eastAsia="宋体" w:hAnsi="宋体" w:cs="宋体" w:hint="eastAsia"/>
          <w:color w:val="365F91" w:themeColor="accent1" w:themeShade="BF"/>
          <w:sz w:val="21"/>
          <w:szCs w:val="21"/>
          <w:highlight w:val="yellow"/>
        </w:rPr>
        <w:t>曾子珊师姐</w:t>
      </w:r>
      <w:r>
        <w:rPr>
          <w:rFonts w:ascii="宋体" w:eastAsia="宋体" w:hAnsi="宋体" w:cs="宋体" w:hint="eastAsia"/>
          <w:color w:val="365F91" w:themeColor="accent1" w:themeShade="BF"/>
          <w:sz w:val="21"/>
          <w:szCs w:val="21"/>
        </w:rPr>
        <w:t>的精彩发言，请</w:t>
      </w:r>
      <w:r>
        <w:rPr>
          <w:rFonts w:ascii="宋体" w:eastAsia="宋体" w:hAnsi="宋体" w:cs="宋体" w:hint="eastAsia"/>
          <w:color w:val="365F91" w:themeColor="accent1" w:themeShade="BF"/>
          <w:sz w:val="21"/>
          <w:szCs w:val="21"/>
          <w:highlight w:val="yellow"/>
        </w:rPr>
        <w:t>曾子珊师姐</w:t>
      </w:r>
      <w:r>
        <w:rPr>
          <w:rFonts w:ascii="宋体" w:eastAsia="宋体" w:hAnsi="宋体" w:cs="宋体" w:hint="eastAsia"/>
          <w:color w:val="365F91" w:themeColor="accent1" w:themeShade="BF"/>
          <w:sz w:val="21"/>
          <w:szCs w:val="21"/>
        </w:rPr>
        <w:t>留步，有请培训部的各位干事上台并由</w:t>
      </w:r>
      <w:r>
        <w:rPr>
          <w:rFonts w:ascii="宋体" w:eastAsia="宋体" w:hAnsi="宋体" w:cs="宋体" w:hint="eastAsia"/>
          <w:color w:val="365F91" w:themeColor="accent1" w:themeShade="BF"/>
          <w:sz w:val="21"/>
          <w:szCs w:val="21"/>
          <w:highlight w:val="yellow"/>
        </w:rPr>
        <w:t>培训部的部长们</w:t>
      </w:r>
      <w:r>
        <w:rPr>
          <w:rFonts w:ascii="宋体" w:eastAsia="宋体" w:hAnsi="宋体" w:cs="宋体" w:hint="eastAsia"/>
          <w:color w:val="365F91" w:themeColor="accent1" w:themeShade="BF"/>
          <w:sz w:val="21"/>
          <w:szCs w:val="21"/>
        </w:rPr>
        <w:t>为干事们颁发工作证。请我们的摄影师为各位合影留念。请看摄影师镜头。</w:t>
      </w:r>
    </w:p>
    <w:p w14:paraId="223D3433" w14:textId="77777777" w:rsidR="009C716A" w:rsidRDefault="009C716A">
      <w:pPr>
        <w:pStyle w:val="a5"/>
        <w:rPr>
          <w:rFonts w:ascii="宋体" w:eastAsia="宋体" w:hAnsi="宋体" w:cs="宋体" w:hint="eastAsia"/>
          <w:color w:val="365F91" w:themeColor="accent1" w:themeShade="BF"/>
          <w:sz w:val="21"/>
          <w:szCs w:val="21"/>
        </w:rPr>
      </w:pPr>
    </w:p>
    <w:p w14:paraId="336582A2" w14:textId="77777777" w:rsidR="009C716A" w:rsidRDefault="006E34DF">
      <w:pPr>
        <w:pStyle w:val="a5"/>
        <w:rPr>
          <w:rFonts w:ascii="宋体" w:eastAsia="宋体" w:hAnsi="宋体" w:cs="宋体" w:hint="eastAsia"/>
          <w:color w:val="365F91" w:themeColor="accent1" w:themeShade="BF"/>
          <w:sz w:val="21"/>
          <w:szCs w:val="21"/>
        </w:rPr>
      </w:pPr>
      <w:r>
        <w:rPr>
          <w:rFonts w:ascii="宋体" w:eastAsia="宋体" w:hAnsi="宋体" w:cs="宋体" w:hint="eastAsia"/>
          <w:color w:val="365F91" w:themeColor="accent1" w:themeShade="BF"/>
          <w:sz w:val="21"/>
          <w:szCs w:val="21"/>
        </w:rPr>
        <w:t>请各位到台下就坐，谢谢各位。</w:t>
      </w:r>
    </w:p>
    <w:p w14:paraId="4853E818" w14:textId="77777777" w:rsidR="009C716A" w:rsidRDefault="006E34DF">
      <w:pPr>
        <w:pStyle w:val="a5"/>
        <w:rPr>
          <w:rFonts w:ascii="宋体" w:eastAsia="宋体" w:hAnsi="宋体" w:cs="宋体" w:hint="eastAsia"/>
          <w:b/>
          <w:bCs/>
          <w:color w:val="000000" w:themeColor="text1"/>
          <w:sz w:val="30"/>
          <w:szCs w:val="30"/>
        </w:rPr>
      </w:pPr>
      <w:r>
        <w:rPr>
          <w:rFonts w:ascii="宋体" w:eastAsia="宋体" w:hAnsi="宋体" w:cs="宋体" w:hint="eastAsia"/>
          <w:b/>
          <w:bCs/>
          <w:color w:val="000000" w:themeColor="text1"/>
          <w:sz w:val="30"/>
          <w:szCs w:val="30"/>
        </w:rPr>
        <w:t>4、答疑/通识培训/宣誓</w:t>
      </w:r>
    </w:p>
    <w:p w14:paraId="0C4591C3" w14:textId="77777777" w:rsidR="009C716A" w:rsidRDefault="006E34DF">
      <w:pPr>
        <w:pStyle w:val="a5"/>
        <w:rPr>
          <w:rFonts w:ascii="宋体" w:eastAsia="宋体" w:hAnsi="宋体" w:cs="宋体" w:hint="eastAsia"/>
          <w:color w:val="365F91" w:themeColor="accent1" w:themeShade="BF"/>
          <w:sz w:val="21"/>
          <w:szCs w:val="21"/>
        </w:rPr>
      </w:pPr>
      <w:r>
        <w:rPr>
          <w:rFonts w:ascii="宋体" w:eastAsia="宋体" w:hAnsi="宋体" w:cs="宋体" w:hint="eastAsia"/>
          <w:color w:val="365F91" w:themeColor="accent1" w:themeShade="BF"/>
          <w:sz w:val="21"/>
          <w:szCs w:val="21"/>
        </w:rPr>
        <w:t>李：相信在座的同学在选择成为一名志愿者的时候一定都有过这样的疑问：志愿者需要满足什么要求？成为志愿者后我们能收获什么？接下来的志愿者通识培训将会解决大家的疑问。讲解完后还将附带有抽签问答环节。下面，有请培训部何静同学为我们讲解通识培训，大家掌声欢迎！</w:t>
      </w:r>
    </w:p>
    <w:p w14:paraId="171D0E08" w14:textId="77777777" w:rsidR="009C716A" w:rsidRDefault="009C716A">
      <w:pPr>
        <w:pStyle w:val="a5"/>
        <w:rPr>
          <w:rFonts w:ascii="宋体" w:eastAsia="宋体" w:hAnsi="宋体" w:cs="宋体" w:hint="eastAsia"/>
          <w:color w:val="365F91" w:themeColor="accent1" w:themeShade="BF"/>
          <w:sz w:val="21"/>
          <w:szCs w:val="21"/>
        </w:rPr>
      </w:pPr>
    </w:p>
    <w:p w14:paraId="51AFAA1A" w14:textId="45EB8980" w:rsidR="009C716A" w:rsidRDefault="006E34DF">
      <w:pPr>
        <w:jc w:val="left"/>
        <w:rPr>
          <w:rFonts w:ascii="宋体" w:eastAsia="宋体" w:hAnsi="宋体" w:cs="宋体" w:hint="eastAsia"/>
          <w:color w:val="000000" w:themeColor="text1"/>
          <w:szCs w:val="21"/>
        </w:rPr>
      </w:pPr>
      <w:r>
        <w:rPr>
          <w:rFonts w:ascii="宋体" w:eastAsia="宋体" w:hAnsi="宋体" w:cs="宋体" w:hint="eastAsia"/>
          <w:color w:val="000000" w:themeColor="text1"/>
          <w:szCs w:val="21"/>
        </w:rPr>
        <w:t>尼：下面将进入问答环节，</w:t>
      </w:r>
      <w:ins w:id="2" w:author="子珊 曾" w:date="2024-11-16T13:29:00Z">
        <w:r w:rsidR="00EB0B7F">
          <w:rPr>
            <w:rFonts w:ascii="宋体" w:eastAsia="宋体" w:hAnsi="宋体" w:cs="宋体" w:hint="eastAsia"/>
            <w:color w:val="000000" w:themeColor="text1"/>
            <w:szCs w:val="21"/>
          </w:rPr>
          <w:t>对发言内容</w:t>
        </w:r>
      </w:ins>
      <w:ins w:id="3" w:author="子珊 曾" w:date="2024-11-16T13:30:00Z">
        <w:r w:rsidR="00EB0B7F">
          <w:rPr>
            <w:rFonts w:ascii="宋体" w:eastAsia="宋体" w:hAnsi="宋体" w:cs="宋体" w:hint="eastAsia"/>
            <w:color w:val="000000" w:themeColor="text1"/>
            <w:szCs w:val="21"/>
          </w:rPr>
          <w:t>有疑问或者想要了解更多咨询</w:t>
        </w:r>
      </w:ins>
      <w:del w:id="4" w:author="子珊 曾" w:date="2024-11-16T13:30:00Z">
        <w:r w:rsidDel="00EB0B7F">
          <w:rPr>
            <w:rFonts w:ascii="宋体" w:eastAsia="宋体" w:hAnsi="宋体" w:cs="宋体" w:hint="eastAsia"/>
            <w:color w:val="000000" w:themeColor="text1"/>
            <w:szCs w:val="21"/>
          </w:rPr>
          <w:delText>有问题</w:delText>
        </w:r>
      </w:del>
      <w:r>
        <w:rPr>
          <w:rFonts w:ascii="宋体" w:eastAsia="宋体" w:hAnsi="宋体" w:cs="宋体" w:hint="eastAsia"/>
          <w:color w:val="000000" w:themeColor="text1"/>
          <w:szCs w:val="21"/>
        </w:rPr>
        <w:t>的同学可以向各个部门发言人抛出心中的疑问</w:t>
      </w:r>
      <w:r>
        <w:rPr>
          <w:rFonts w:ascii="宋体" w:eastAsia="宋体" w:hAnsi="宋体" w:cs="宋体" w:hint="eastAsia"/>
          <w:color w:val="000000" w:themeColor="text1"/>
          <w:szCs w:val="21"/>
          <w:u w:val="single"/>
        </w:rPr>
        <w:t>（10分钟）</w:t>
      </w:r>
    </w:p>
    <w:p w14:paraId="17209F2B" w14:textId="77777777" w:rsidR="009C716A" w:rsidRDefault="006E34DF">
      <w:pPr>
        <w:jc w:val="left"/>
        <w:rPr>
          <w:rFonts w:ascii="宋体" w:eastAsia="宋体" w:hAnsi="宋体" w:cs="宋体" w:hint="eastAsia"/>
          <w:color w:val="000000" w:themeColor="text1"/>
          <w:szCs w:val="21"/>
        </w:rPr>
      </w:pPr>
      <w:r>
        <w:rPr>
          <w:rFonts w:ascii="宋体" w:eastAsia="宋体" w:hAnsi="宋体" w:cs="宋体" w:hint="eastAsia"/>
          <w:color w:val="000000" w:themeColor="text1"/>
          <w:szCs w:val="21"/>
        </w:rPr>
        <w:t> </w:t>
      </w:r>
    </w:p>
    <w:p w14:paraId="7D81D2AA" w14:textId="77777777" w:rsidR="009C716A" w:rsidRDefault="006E34DF">
      <w:pPr>
        <w:jc w:val="left"/>
        <w:rPr>
          <w:rFonts w:ascii="宋体" w:eastAsia="宋体" w:hAnsi="宋体" w:cs="宋体" w:hint="eastAsia"/>
          <w:color w:val="000000" w:themeColor="text1"/>
          <w:szCs w:val="21"/>
        </w:rPr>
      </w:pPr>
      <w:r>
        <w:rPr>
          <w:rFonts w:ascii="宋体" w:eastAsia="宋体" w:hAnsi="宋体" w:cs="宋体" w:hint="eastAsia"/>
          <w:color w:val="000000" w:themeColor="text1"/>
          <w:szCs w:val="21"/>
        </w:rPr>
        <w:t>尼：那么，问答环节在此就告一段落了。</w:t>
      </w:r>
    </w:p>
    <w:p w14:paraId="46E7445D" w14:textId="77777777" w:rsidR="009C716A" w:rsidRDefault="006E34DF">
      <w:pPr>
        <w:pStyle w:val="a5"/>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 xml:space="preserve"> </w:t>
      </w:r>
    </w:p>
    <w:p w14:paraId="15353404" w14:textId="77777777" w:rsidR="009C716A" w:rsidRDefault="006E34DF">
      <w:pPr>
        <w:pStyle w:val="a5"/>
        <w:rPr>
          <w:rFonts w:ascii="宋体" w:eastAsia="宋体" w:hAnsi="宋体" w:cs="宋体" w:hint="eastAsia"/>
          <w:color w:val="365F91" w:themeColor="accent1" w:themeShade="BF"/>
          <w:sz w:val="21"/>
          <w:szCs w:val="21"/>
        </w:rPr>
      </w:pPr>
      <w:r>
        <w:rPr>
          <w:rFonts w:ascii="宋体" w:eastAsia="宋体" w:hAnsi="宋体" w:cs="宋体" w:hint="eastAsia"/>
          <w:color w:val="365F91" w:themeColor="accent1" w:themeShade="BF"/>
          <w:sz w:val="21"/>
          <w:szCs w:val="21"/>
        </w:rPr>
        <w:t>李：志愿服务源于心，奉献爱心在于行。无论何时何地，我们应尽我们所能，将志愿精神传播在我们经过的每个角落，落实在每一个人的行动中。而现在，进行志愿者宣誓就是使志愿精神深刻于我们心中的切实行动。请大家起立，举起右手并握拳，跟随我们，一起宣誓：</w:t>
      </w:r>
    </w:p>
    <w:p w14:paraId="3DA4C65D" w14:textId="77777777" w:rsidR="009C716A" w:rsidRDefault="009C716A">
      <w:pPr>
        <w:pStyle w:val="a5"/>
        <w:rPr>
          <w:rFonts w:ascii="宋体" w:eastAsia="宋体" w:hAnsi="宋体" w:cs="宋体" w:hint="eastAsia"/>
          <w:color w:val="000000" w:themeColor="text1"/>
          <w:sz w:val="21"/>
          <w:szCs w:val="21"/>
        </w:rPr>
      </w:pPr>
    </w:p>
    <w:p w14:paraId="32FCC9C2" w14:textId="77777777" w:rsidR="009C716A" w:rsidRDefault="006E34DF">
      <w:pPr>
        <w:pStyle w:val="a5"/>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李：我宣誓：</w:t>
      </w:r>
    </w:p>
    <w:p w14:paraId="2AFAE913" w14:textId="77777777" w:rsidR="009C716A" w:rsidRDefault="006E34DF">
      <w:pPr>
        <w:pStyle w:val="a5"/>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尼：我志愿成为一名光荣的志愿者！</w:t>
      </w:r>
    </w:p>
    <w:p w14:paraId="0A214B77" w14:textId="77777777" w:rsidR="009C716A" w:rsidRDefault="006E34DF">
      <w:pPr>
        <w:pStyle w:val="a5"/>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李：我志愿加入深圳大学志愿者联合会！</w:t>
      </w:r>
    </w:p>
    <w:p w14:paraId="4BA24C7D" w14:textId="77777777" w:rsidR="009C716A" w:rsidRDefault="006E34DF">
      <w:pPr>
        <w:pStyle w:val="a5"/>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尼：我承诺：</w:t>
      </w:r>
    </w:p>
    <w:p w14:paraId="45420BB7" w14:textId="77777777" w:rsidR="009C716A" w:rsidRDefault="006E34DF">
      <w:pPr>
        <w:pStyle w:val="a5"/>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李：尽己所能，不计报酬，帮助他人，</w:t>
      </w:r>
    </w:p>
    <w:p w14:paraId="7915F4FD" w14:textId="77777777" w:rsidR="009C716A" w:rsidRDefault="006E34DF">
      <w:pPr>
        <w:pStyle w:val="a5"/>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尼：弘扬正义，奉献爱心，服务社群，</w:t>
      </w:r>
    </w:p>
    <w:p w14:paraId="1134D631" w14:textId="77777777" w:rsidR="009C716A" w:rsidRDefault="006E34DF">
      <w:pPr>
        <w:pStyle w:val="a5"/>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李：立足校园，面向社会，践行志愿者精神，传播先进文化，</w:t>
      </w:r>
    </w:p>
    <w:p w14:paraId="5A4705FF" w14:textId="77777777" w:rsidR="009C716A" w:rsidRDefault="006E34DF">
      <w:pPr>
        <w:pStyle w:val="a5"/>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尼：为建设团结互助，平等友爱，共同前进的美好社会贡献力量！</w:t>
      </w:r>
    </w:p>
    <w:p w14:paraId="61A85BE6" w14:textId="77777777" w:rsidR="009C716A" w:rsidRDefault="006E34DF">
      <w:pPr>
        <w:pStyle w:val="a5"/>
        <w:rPr>
          <w:rFonts w:ascii="宋体" w:eastAsia="宋体" w:hAnsi="宋体" w:cs="宋体" w:hint="eastAsia"/>
          <w:color w:val="FF0000"/>
          <w:sz w:val="21"/>
          <w:szCs w:val="21"/>
        </w:rPr>
      </w:pPr>
      <w:r>
        <w:rPr>
          <w:rFonts w:ascii="宋体" w:eastAsia="宋体" w:hAnsi="宋体" w:cs="宋体" w:hint="eastAsia"/>
          <w:color w:val="FF0000"/>
          <w:sz w:val="21"/>
          <w:szCs w:val="21"/>
        </w:rPr>
        <w:t>合：宣誓人：XXX（一起说XXX）</w:t>
      </w:r>
    </w:p>
    <w:p w14:paraId="0231A4B6" w14:textId="77777777" w:rsidR="009C716A" w:rsidRDefault="006E34DF">
      <w:pPr>
        <w:pStyle w:val="a5"/>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李：宣誓完毕，大家请坐。</w:t>
      </w:r>
    </w:p>
    <w:p w14:paraId="1E0F06F8" w14:textId="77777777" w:rsidR="009C716A" w:rsidRDefault="006E34DF">
      <w:pPr>
        <w:pStyle w:val="a5"/>
        <w:rPr>
          <w:rFonts w:ascii="宋体" w:eastAsia="宋体" w:hAnsi="宋体" w:cs="宋体" w:hint="eastAsia"/>
          <w:color w:val="000000" w:themeColor="text1"/>
          <w:sz w:val="32"/>
          <w:szCs w:val="32"/>
        </w:rPr>
      </w:pPr>
      <w:r>
        <w:rPr>
          <w:rFonts w:ascii="宋体" w:eastAsia="宋体" w:hAnsi="宋体" w:cs="宋体" w:hint="eastAsia"/>
          <w:b/>
          <w:bCs/>
          <w:color w:val="000000" w:themeColor="text1"/>
          <w:sz w:val="32"/>
          <w:szCs w:val="32"/>
        </w:rPr>
        <w:t>5、大会结束</w:t>
      </w:r>
    </w:p>
    <w:p w14:paraId="087A20DA" w14:textId="77777777" w:rsidR="009C716A" w:rsidRDefault="006E34DF">
      <w:pPr>
        <w:jc w:val="left"/>
        <w:rPr>
          <w:rFonts w:ascii="宋体" w:eastAsia="宋体" w:hAnsi="宋体" w:cs="宋体" w:hint="eastAsia"/>
          <w:color w:val="000000" w:themeColor="text1"/>
          <w:szCs w:val="21"/>
        </w:rPr>
      </w:pPr>
      <w:r>
        <w:rPr>
          <w:rFonts w:ascii="宋体" w:eastAsia="宋体" w:hAnsi="宋体" w:cs="宋体" w:hint="eastAsia"/>
          <w:color w:val="000000" w:themeColor="text1"/>
          <w:szCs w:val="21"/>
        </w:rPr>
        <w:t>尼：誓言在耳，奉献之心如火燎原。我们以“志愿者”之名，传递爱与温暖。红马甲加身，便是责任的开始，虽非力大无穷，却愿尽绵薄之力，解他人之忧。社会召唤，我们义不容辞，以笑颜温暖每一个需要帮助的灵魂。“随风潜入夜，润物细无声”，我们如春雨般默默滋润他人心田。 “莫以善小而不为”，虽力量有限，却愿从点滴做起，传递爱与希</w:t>
      </w:r>
      <w:r>
        <w:rPr>
          <w:rFonts w:ascii="宋体" w:eastAsia="宋体" w:hAnsi="宋体" w:cs="宋体" w:hint="eastAsia"/>
          <w:color w:val="000000" w:themeColor="text1"/>
          <w:szCs w:val="21"/>
        </w:rPr>
        <w:lastRenderedPageBreak/>
        <w:t>望。</w:t>
      </w:r>
    </w:p>
    <w:p w14:paraId="4032DAC0" w14:textId="77777777" w:rsidR="009C716A" w:rsidRDefault="009C716A">
      <w:pPr>
        <w:pStyle w:val="a5"/>
        <w:rPr>
          <w:rFonts w:ascii="宋体" w:eastAsia="宋体" w:hAnsi="宋体" w:cs="宋体" w:hint="eastAsia"/>
          <w:color w:val="000000" w:themeColor="text1"/>
          <w:sz w:val="21"/>
          <w:szCs w:val="21"/>
        </w:rPr>
      </w:pPr>
    </w:p>
    <w:p w14:paraId="73E11633" w14:textId="77777777" w:rsidR="009C716A" w:rsidRDefault="006E34DF">
      <w:pPr>
        <w:pStyle w:val="a5"/>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 xml:space="preserve"> </w:t>
      </w:r>
    </w:p>
    <w:p w14:paraId="67FBFC02" w14:textId="77777777" w:rsidR="009C716A" w:rsidRDefault="006E34DF">
      <w:pPr>
        <w:pStyle w:val="a5"/>
        <w:rPr>
          <w:rFonts w:ascii="宋体" w:eastAsia="宋体" w:hAnsi="宋体" w:cs="宋体" w:hint="eastAsia"/>
          <w:color w:val="365F91" w:themeColor="accent1" w:themeShade="BF"/>
          <w:sz w:val="21"/>
          <w:szCs w:val="21"/>
        </w:rPr>
      </w:pPr>
      <w:r>
        <w:rPr>
          <w:rFonts w:ascii="宋体" w:eastAsia="宋体" w:hAnsi="宋体" w:cs="宋体" w:hint="eastAsia"/>
          <w:color w:val="365F91" w:themeColor="accent1" w:themeShade="BF"/>
          <w:sz w:val="21"/>
          <w:szCs w:val="21"/>
        </w:rPr>
        <w:t>李：前方路途宽广，正等待诸位去探索。希望在未来的日子里，大家能够牢记自己的初心，发扬志愿精神，一分耕耘，一分收获，大家所行的每一步，都会在未来结下意想不到的善果。愿大家在志联的日子里，能够恪守誓言，为有需要的人遮荫挡雨，有所付出，有所收获，在志愿活动中充实自我，实现个人价值，以行动践行自己的承诺，把爱心传递到这个社会的每个角落。</w:t>
      </w:r>
    </w:p>
    <w:p w14:paraId="1CB4BDAC" w14:textId="77777777" w:rsidR="009C716A" w:rsidRDefault="009C716A">
      <w:pPr>
        <w:pStyle w:val="a5"/>
        <w:rPr>
          <w:rFonts w:ascii="宋体" w:eastAsia="宋体" w:hAnsi="宋体" w:cs="宋体" w:hint="eastAsia"/>
          <w:color w:val="000000" w:themeColor="text1"/>
          <w:sz w:val="21"/>
          <w:szCs w:val="21"/>
        </w:rPr>
      </w:pPr>
    </w:p>
    <w:p w14:paraId="0FC783C3" w14:textId="77777777" w:rsidR="009C716A" w:rsidRDefault="006E34DF">
      <w:pPr>
        <w:pStyle w:val="a5"/>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尼：十分感谢大家今天的到来。秋风虽寒，心却温暖如春，在荔园这片爱心沃土，我们携手成长。誓言指引我们前行，未来无论多艰辛，初心不改，热情不减。</w:t>
      </w:r>
    </w:p>
    <w:p w14:paraId="3F6D64FF" w14:textId="77777777" w:rsidR="009C716A" w:rsidRDefault="006E34DF">
      <w:pPr>
        <w:rPr>
          <w:rFonts w:ascii="宋体" w:eastAsia="宋体" w:hAnsi="宋体" w:cs="宋体" w:hint="eastAsia"/>
          <w:color w:val="000000" w:themeColor="text1"/>
          <w:szCs w:val="21"/>
        </w:rPr>
      </w:pPr>
      <w:r>
        <w:rPr>
          <w:rFonts w:ascii="宋体" w:eastAsia="宋体" w:hAnsi="宋体" w:cs="宋体" w:hint="eastAsia"/>
          <w:color w:val="000000" w:themeColor="text1"/>
          <w:szCs w:val="21"/>
        </w:rPr>
        <w:t>秋意渐浓心不寒，荔园爱心共成长。</w:t>
      </w:r>
    </w:p>
    <w:p w14:paraId="6A97B833" w14:textId="77777777" w:rsidR="009C716A" w:rsidRDefault="006E34DF">
      <w:pPr>
        <w:rPr>
          <w:rFonts w:ascii="宋体" w:eastAsia="宋体" w:hAnsi="宋体" w:cs="宋体" w:hint="eastAsia"/>
          <w:color w:val="000000" w:themeColor="text1"/>
          <w:szCs w:val="21"/>
        </w:rPr>
      </w:pPr>
      <w:r>
        <w:rPr>
          <w:rFonts w:ascii="宋体" w:eastAsia="宋体" w:hAnsi="宋体" w:cs="宋体" w:hint="eastAsia"/>
          <w:color w:val="000000" w:themeColor="text1"/>
          <w:szCs w:val="21"/>
        </w:rPr>
        <w:t>誓言铺就前行路，初心不改志更坚。</w:t>
      </w:r>
    </w:p>
    <w:p w14:paraId="5AD5F4EF" w14:textId="77777777" w:rsidR="009C716A" w:rsidRDefault="006E34DF">
      <w:pPr>
        <w:pStyle w:val="a5"/>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现在，我宣布，2024年深圳大学志愿者联合会</w:t>
      </w:r>
      <w:r>
        <w:rPr>
          <w:rFonts w:ascii="宋体" w:eastAsia="宋体" w:hAnsi="宋体" w:cs="宋体" w:hint="eastAsia"/>
          <w:b/>
          <w:bCs/>
          <w:color w:val="000000" w:themeColor="text1"/>
          <w:sz w:val="21"/>
          <w:szCs w:val="21"/>
        </w:rPr>
        <w:t>/</w:t>
      </w:r>
      <w:r>
        <w:rPr>
          <w:rFonts w:ascii="宋体" w:eastAsia="宋体" w:hAnsi="宋体" w:cs="宋体" w:hint="eastAsia"/>
          <w:color w:val="000000" w:themeColor="text1"/>
          <w:sz w:val="21"/>
          <w:szCs w:val="21"/>
        </w:rPr>
        <w:t>新干事见面大会</w:t>
      </w:r>
      <w:r>
        <w:rPr>
          <w:rFonts w:ascii="宋体" w:eastAsia="宋体" w:hAnsi="宋体" w:cs="宋体" w:hint="eastAsia"/>
          <w:b/>
          <w:bCs/>
          <w:color w:val="000000" w:themeColor="text1"/>
          <w:sz w:val="21"/>
          <w:szCs w:val="21"/>
        </w:rPr>
        <w:t>/</w:t>
      </w:r>
      <w:r>
        <w:rPr>
          <w:rFonts w:ascii="宋体" w:eastAsia="宋体" w:hAnsi="宋体" w:cs="宋体" w:hint="eastAsia"/>
          <w:color w:val="000000" w:themeColor="text1"/>
          <w:sz w:val="21"/>
          <w:szCs w:val="21"/>
        </w:rPr>
        <w:t>暨</w:t>
      </w:r>
      <w:r>
        <w:rPr>
          <w:rFonts w:ascii="宋体" w:eastAsia="宋体" w:hAnsi="宋体" w:cs="宋体" w:hint="eastAsia"/>
          <w:b/>
          <w:bCs/>
          <w:color w:val="000000" w:themeColor="text1"/>
          <w:sz w:val="21"/>
          <w:szCs w:val="21"/>
        </w:rPr>
        <w:t>/</w:t>
      </w:r>
      <w:r>
        <w:rPr>
          <w:rFonts w:ascii="宋体" w:eastAsia="宋体" w:hAnsi="宋体" w:cs="宋体" w:hint="eastAsia"/>
          <w:color w:val="000000" w:themeColor="text1"/>
          <w:sz w:val="21"/>
          <w:szCs w:val="21"/>
        </w:rPr>
        <w:t>工作证</w:t>
      </w:r>
      <w:r>
        <w:rPr>
          <w:rFonts w:ascii="宋体" w:eastAsia="宋体" w:hAnsi="宋体" w:cs="宋体" w:hint="eastAsia"/>
          <w:b/>
          <w:bCs/>
          <w:color w:val="000000" w:themeColor="text1"/>
          <w:sz w:val="21"/>
          <w:szCs w:val="21"/>
        </w:rPr>
        <w:t>/</w:t>
      </w:r>
      <w:r>
        <w:rPr>
          <w:rFonts w:ascii="宋体" w:eastAsia="宋体" w:hAnsi="宋体" w:cs="宋体" w:hint="eastAsia"/>
          <w:color w:val="000000" w:themeColor="text1"/>
          <w:sz w:val="21"/>
          <w:szCs w:val="21"/>
        </w:rPr>
        <w:t>颁发仪式</w:t>
      </w:r>
    </w:p>
    <w:p w14:paraId="77AF8400" w14:textId="77777777" w:rsidR="009C716A" w:rsidRDefault="006E34DF">
      <w:pPr>
        <w:pStyle w:val="a5"/>
        <w:rPr>
          <w:rFonts w:ascii="宋体" w:eastAsia="宋体" w:hAnsi="宋体" w:cs="宋体" w:hint="eastAsia"/>
          <w:color w:val="FF0000"/>
          <w:sz w:val="21"/>
          <w:szCs w:val="21"/>
        </w:rPr>
      </w:pPr>
      <w:r>
        <w:rPr>
          <w:rFonts w:ascii="宋体" w:eastAsia="宋体" w:hAnsi="宋体" w:cs="宋体" w:hint="eastAsia"/>
          <w:color w:val="FF0000"/>
          <w:sz w:val="21"/>
          <w:szCs w:val="21"/>
        </w:rPr>
        <w:t>合：到此结束！</w:t>
      </w:r>
    </w:p>
    <w:p w14:paraId="088A7060" w14:textId="77777777" w:rsidR="009C716A" w:rsidRDefault="009C716A">
      <w:pPr>
        <w:pStyle w:val="a5"/>
        <w:rPr>
          <w:rFonts w:ascii="宋体" w:eastAsia="宋体" w:hAnsi="宋体" w:cs="宋体" w:hint="eastAsia"/>
          <w:color w:val="000000" w:themeColor="text1"/>
          <w:sz w:val="21"/>
          <w:szCs w:val="21"/>
        </w:rPr>
      </w:pPr>
    </w:p>
    <w:p w14:paraId="680AC041" w14:textId="77777777" w:rsidR="009C716A" w:rsidRDefault="006E34DF">
      <w:pPr>
        <w:pStyle w:val="a5"/>
        <w:rPr>
          <w:rFonts w:ascii="宋体" w:eastAsia="宋体" w:hAnsi="宋体" w:cs="宋体" w:hint="eastAsia"/>
          <w:color w:val="365F91" w:themeColor="accent1" w:themeShade="BF"/>
          <w:sz w:val="21"/>
          <w:szCs w:val="21"/>
        </w:rPr>
      </w:pPr>
      <w:r>
        <w:rPr>
          <w:rFonts w:ascii="宋体" w:eastAsia="宋体" w:hAnsi="宋体" w:cs="宋体" w:hint="eastAsia"/>
          <w:color w:val="365F91" w:themeColor="accent1" w:themeShade="BF"/>
          <w:sz w:val="21"/>
          <w:szCs w:val="21"/>
        </w:rPr>
        <w:t>李：让我们再一次以热烈的掌声感谢今天发言解惑的师兄师姐们，感谢默默奉献的所有工作人员，感谢他们的辛勤付出。请大家脱下志愿者服并整齐叠放在座位上，并带好您的随身物品，在工作人员的引导下有序离场，感谢大家的配合！</w:t>
      </w:r>
    </w:p>
    <w:p w14:paraId="2E10059B" w14:textId="77777777" w:rsidR="009C716A" w:rsidRDefault="006E34DF">
      <w:pPr>
        <w:pStyle w:val="a5"/>
        <w:rPr>
          <w:rFonts w:ascii="宋体" w:eastAsia="宋体" w:hAnsi="宋体" w:cs="宋体" w:hint="eastAsia"/>
          <w:color w:val="365F91" w:themeColor="accent1" w:themeShade="BF"/>
          <w:sz w:val="21"/>
          <w:szCs w:val="21"/>
        </w:rPr>
      </w:pPr>
      <w:r>
        <w:rPr>
          <w:rFonts w:ascii="宋体" w:eastAsia="宋体" w:hAnsi="宋体" w:cs="宋体" w:hint="eastAsia"/>
          <w:color w:val="365F91" w:themeColor="accent1" w:themeShade="BF"/>
          <w:sz w:val="21"/>
          <w:szCs w:val="21"/>
        </w:rPr>
        <w:t xml:space="preserve"> </w:t>
      </w:r>
    </w:p>
    <w:p w14:paraId="3619C4AB" w14:textId="77777777" w:rsidR="009C716A" w:rsidRDefault="009C716A">
      <w:pPr>
        <w:rPr>
          <w:rFonts w:ascii="宋体" w:eastAsia="宋体" w:hAnsi="宋体" w:cs="宋体" w:hint="eastAsia"/>
          <w:color w:val="000000" w:themeColor="text1"/>
          <w:szCs w:val="21"/>
        </w:rPr>
      </w:pPr>
    </w:p>
    <w:p w14:paraId="4B4B6D0D" w14:textId="77777777" w:rsidR="009C716A" w:rsidRDefault="009C716A">
      <w:pPr>
        <w:rPr>
          <w:rFonts w:ascii="宋体" w:eastAsia="宋体" w:hAnsi="宋体" w:cs="宋体" w:hint="eastAsia"/>
          <w:color w:val="000000" w:themeColor="text1"/>
          <w:szCs w:val="21"/>
        </w:rPr>
      </w:pPr>
    </w:p>
    <w:p w14:paraId="07201D66" w14:textId="77777777" w:rsidR="009C716A" w:rsidRDefault="009C716A">
      <w:pPr>
        <w:rPr>
          <w:rFonts w:ascii="宋体" w:eastAsia="宋体" w:hAnsi="宋体" w:cs="宋体" w:hint="eastAsia"/>
          <w:color w:val="000000" w:themeColor="text1"/>
          <w:szCs w:val="21"/>
        </w:rPr>
      </w:pPr>
    </w:p>
    <w:p w14:paraId="5A1C620E" w14:textId="77777777" w:rsidR="009C716A" w:rsidRDefault="009C716A">
      <w:pPr>
        <w:rPr>
          <w:rFonts w:ascii="宋体" w:eastAsia="宋体" w:hAnsi="宋体" w:cs="宋体" w:hint="eastAsia"/>
          <w:color w:val="000000" w:themeColor="text1"/>
          <w:szCs w:val="21"/>
        </w:rPr>
      </w:pPr>
    </w:p>
    <w:p w14:paraId="5D820EF8" w14:textId="77777777" w:rsidR="009C716A" w:rsidRDefault="009C716A">
      <w:pPr>
        <w:rPr>
          <w:rFonts w:ascii="宋体" w:eastAsia="宋体" w:hAnsi="宋体" w:cs="宋体" w:hint="eastAsia"/>
          <w:color w:val="000000" w:themeColor="text1"/>
          <w:szCs w:val="21"/>
        </w:rPr>
      </w:pPr>
    </w:p>
    <w:p w14:paraId="466CBE3C" w14:textId="77777777" w:rsidR="009C716A" w:rsidRDefault="009C716A">
      <w:pPr>
        <w:rPr>
          <w:rFonts w:ascii="宋体" w:eastAsia="宋体" w:hAnsi="宋体" w:cs="宋体" w:hint="eastAsia"/>
          <w:color w:val="000000" w:themeColor="text1"/>
          <w:szCs w:val="21"/>
        </w:rPr>
      </w:pPr>
    </w:p>
    <w:p w14:paraId="0E500DFF" w14:textId="77777777" w:rsidR="009C716A" w:rsidRDefault="006E34DF">
      <w:pPr>
        <w:jc w:val="left"/>
        <w:rPr>
          <w:rFonts w:ascii="宋体" w:eastAsia="宋体" w:hAnsi="宋体" w:cs="宋体" w:hint="eastAsia"/>
          <w:color w:val="000000" w:themeColor="text1"/>
          <w:szCs w:val="21"/>
        </w:rPr>
      </w:pPr>
      <w:r>
        <w:rPr>
          <w:rFonts w:ascii="宋体" w:eastAsia="宋体" w:hAnsi="宋体" w:cs="宋体" w:hint="eastAsia"/>
          <w:color w:val="000000" w:themeColor="text1"/>
          <w:szCs w:val="21"/>
        </w:rPr>
        <w:t>本场主持涉及人名：</w:t>
      </w:r>
    </w:p>
    <w:p w14:paraId="1CF442B0" w14:textId="77777777" w:rsidR="009C716A" w:rsidRDefault="006E34DF">
      <w:pPr>
        <w:tabs>
          <w:tab w:val="left" w:pos="1610"/>
        </w:tabs>
        <w:ind w:left="1476" w:hangingChars="700" w:hanging="1476"/>
        <w:jc w:val="distribute"/>
        <w:rPr>
          <w:rFonts w:ascii="宋体" w:eastAsia="宋体" w:hAnsi="宋体" w:cs="宋体" w:hint="eastAsia"/>
          <w:b/>
          <w:bCs/>
          <w:color w:val="000000" w:themeColor="text1"/>
          <w:szCs w:val="21"/>
        </w:rPr>
      </w:pPr>
      <w:r>
        <w:rPr>
          <w:rFonts w:ascii="宋体" w:eastAsia="宋体" w:hAnsi="宋体" w:cs="宋体" w:hint="eastAsia"/>
          <w:b/>
          <w:bCs/>
          <w:color w:val="000000" w:themeColor="text1"/>
          <w:szCs w:val="21"/>
        </w:rPr>
        <w:t xml:space="preserve">张春光老师（男）  严晨元（女）  胡佳怡（女）   陈绮琪（女）  </w:t>
      </w:r>
    </w:p>
    <w:p w14:paraId="1400B9FD" w14:textId="77777777" w:rsidR="009C716A" w:rsidRDefault="006E34DF">
      <w:pPr>
        <w:tabs>
          <w:tab w:val="left" w:pos="1610"/>
        </w:tabs>
        <w:ind w:left="1476" w:hangingChars="700" w:hanging="1476"/>
        <w:jc w:val="distribute"/>
        <w:rPr>
          <w:rFonts w:ascii="宋体" w:eastAsia="宋体" w:hAnsi="宋体" w:cs="宋体" w:hint="eastAsia"/>
          <w:b/>
          <w:bCs/>
          <w:color w:val="000000" w:themeColor="text1"/>
          <w:szCs w:val="21"/>
        </w:rPr>
      </w:pPr>
      <w:r>
        <w:rPr>
          <w:rFonts w:ascii="宋体" w:eastAsia="宋体" w:hAnsi="宋体" w:cs="宋体" w:hint="eastAsia"/>
          <w:b/>
          <w:bCs/>
          <w:color w:val="000000" w:themeColor="text1"/>
          <w:szCs w:val="21"/>
        </w:rPr>
        <w:t>张琼莹（女）   蔡梓璇（女）  黄乐诗（女）</w:t>
      </w:r>
    </w:p>
    <w:p w14:paraId="7A1E0C23" w14:textId="77777777" w:rsidR="009C716A" w:rsidRDefault="006E34DF">
      <w:pPr>
        <w:tabs>
          <w:tab w:val="left" w:pos="1610"/>
        </w:tabs>
        <w:ind w:left="1476" w:hangingChars="700" w:hanging="1476"/>
        <w:jc w:val="distribute"/>
        <w:rPr>
          <w:rFonts w:ascii="宋体" w:eastAsia="宋体" w:hAnsi="宋体" w:cs="宋体" w:hint="eastAsia"/>
          <w:b/>
          <w:bCs/>
          <w:color w:val="000000" w:themeColor="text1"/>
          <w:szCs w:val="21"/>
        </w:rPr>
      </w:pPr>
      <w:r>
        <w:rPr>
          <w:rFonts w:ascii="宋体" w:eastAsia="宋体" w:hAnsi="宋体" w:cs="宋体" w:hint="eastAsia"/>
          <w:b/>
          <w:bCs/>
          <w:color w:val="000000" w:themeColor="text1"/>
          <w:szCs w:val="21"/>
        </w:rPr>
        <w:t xml:space="preserve">刘雯秀（女）   胡佳怡师姐（女）   梁誉师姐 （女）   吴虹仪师姐（女）    </w:t>
      </w:r>
    </w:p>
    <w:p w14:paraId="683EF8FE" w14:textId="77777777" w:rsidR="009C716A" w:rsidRDefault="006E34DF">
      <w:pPr>
        <w:tabs>
          <w:tab w:val="left" w:pos="1610"/>
        </w:tabs>
        <w:ind w:left="1476" w:hangingChars="700" w:hanging="1476"/>
        <w:jc w:val="distribute"/>
        <w:rPr>
          <w:rFonts w:ascii="宋体" w:eastAsia="宋体" w:hAnsi="宋体" w:cs="宋体" w:hint="eastAsia"/>
          <w:szCs w:val="21"/>
        </w:rPr>
      </w:pPr>
      <w:r>
        <w:rPr>
          <w:rFonts w:ascii="宋体" w:eastAsia="宋体" w:hAnsi="宋体" w:cs="宋体" w:hint="eastAsia"/>
          <w:b/>
          <w:bCs/>
          <w:color w:val="000000" w:themeColor="text1"/>
          <w:szCs w:val="21"/>
        </w:rPr>
        <w:t>陈佳丽师姐（女）     廖嘉豪师兄（男）     林兰师姐（女）       曾子珊师姐（女</w:t>
      </w:r>
      <w:r>
        <w:rPr>
          <w:rFonts w:ascii="宋体" w:eastAsia="宋体" w:hAnsi="宋体" w:cs="宋体" w:hint="eastAsia"/>
          <w:b/>
          <w:bCs/>
          <w:szCs w:val="21"/>
        </w:rPr>
        <w:t>）</w:t>
      </w:r>
    </w:p>
    <w:sectPr w:rsidR="009C716A">
      <w:type w:val="continuous"/>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BD2E0" w14:textId="77777777" w:rsidR="00BB5D90" w:rsidRDefault="00BB5D90" w:rsidP="00EB0B7F">
      <w:r>
        <w:separator/>
      </w:r>
    </w:p>
  </w:endnote>
  <w:endnote w:type="continuationSeparator" w:id="0">
    <w:p w14:paraId="6F0EDC16" w14:textId="77777777" w:rsidR="00BB5D90" w:rsidRDefault="00BB5D90" w:rsidP="00EB0B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auto"/>
    <w:pitch w:val="default"/>
    <w:sig w:usb0="FFFFFFFF" w:usb1="E9FFFFFF" w:usb2="0000003F" w:usb3="00000000" w:csb0="603F01FF" w:csb1="FFFF0000"/>
  </w:font>
  <w:font w:name="MicrosoftYaHei">
    <w:altName w:val="宋体"/>
    <w:charset w:val="86"/>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9A348" w14:textId="77777777" w:rsidR="00BB5D90" w:rsidRDefault="00BB5D90" w:rsidP="00EB0B7F">
      <w:r>
        <w:separator/>
      </w:r>
    </w:p>
  </w:footnote>
  <w:footnote w:type="continuationSeparator" w:id="0">
    <w:p w14:paraId="7EB9A816" w14:textId="77777777" w:rsidR="00BB5D90" w:rsidRDefault="00BB5D90" w:rsidP="00EB0B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CBCE709"/>
    <w:multiLevelType w:val="singleLevel"/>
    <w:tmpl w:val="ACBCE709"/>
    <w:lvl w:ilvl="0">
      <w:start w:val="3"/>
      <w:numFmt w:val="decimal"/>
      <w:suff w:val="nothing"/>
      <w:lvlText w:val="%1、"/>
      <w:lvlJc w:val="left"/>
    </w:lvl>
  </w:abstractNum>
  <w:num w:numId="1" w16cid:durableId="163132483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子珊 曾">
    <w15:presenceInfo w15:providerId="Windows Live" w15:userId="80f82a4d278280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trackRevision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VhNGJiMWVmZTg4ZjFhYWZhYWFiMzBkODkwYWRkZmUifQ=="/>
  </w:docVars>
  <w:rsids>
    <w:rsidRoot w:val="00E023A0"/>
    <w:rsid w:val="003919C3"/>
    <w:rsid w:val="00680AC3"/>
    <w:rsid w:val="006E34DF"/>
    <w:rsid w:val="007452DF"/>
    <w:rsid w:val="009C716A"/>
    <w:rsid w:val="00BB5D90"/>
    <w:rsid w:val="00E023A0"/>
    <w:rsid w:val="00EB0B7F"/>
    <w:rsid w:val="00EF4383"/>
    <w:rsid w:val="0E3E155C"/>
    <w:rsid w:val="1A301A00"/>
    <w:rsid w:val="22875044"/>
    <w:rsid w:val="2B013ED9"/>
    <w:rsid w:val="2CF51F21"/>
    <w:rsid w:val="34D512A7"/>
    <w:rsid w:val="34D63C31"/>
    <w:rsid w:val="35900570"/>
    <w:rsid w:val="385505E5"/>
    <w:rsid w:val="3A802DEC"/>
    <w:rsid w:val="52460783"/>
    <w:rsid w:val="59457A27"/>
    <w:rsid w:val="5CE41E1D"/>
    <w:rsid w:val="66475F81"/>
    <w:rsid w:val="6B6A4098"/>
    <w:rsid w:val="6E6F2EC6"/>
    <w:rsid w:val="7CDD6E38"/>
    <w:rsid w:val="7FB37B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C9FAA7"/>
  <w15:docId w15:val="{16DDB104-A09F-4640-B44A-BF9966078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unhideWhenUsed/>
    <w:qFormat/>
    <w:pPr>
      <w:keepNext/>
      <w:keepLines/>
      <w:spacing w:before="260" w:after="260" w:line="413" w:lineRule="auto"/>
      <w:outlineLvl w:val="2"/>
    </w:pPr>
    <w:rPr>
      <w:b/>
      <w:sz w:val="32"/>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Title"/>
    <w:basedOn w:val="a"/>
    <w:qFormat/>
    <w:pPr>
      <w:spacing w:before="240" w:after="60"/>
      <w:jc w:val="center"/>
      <w:outlineLvl w:val="0"/>
    </w:pPr>
    <w:rPr>
      <w:rFonts w:ascii="Arial" w:hAnsi="Arial"/>
      <w:b/>
      <w:sz w:val="32"/>
    </w:rPr>
  </w:style>
  <w:style w:type="paragraph" w:customStyle="1" w:styleId="10">
    <w:name w:val="石墨文档标题 1"/>
    <w:uiPriority w:val="9"/>
    <w:unhideWhenUsed/>
    <w:qFormat/>
    <w:pPr>
      <w:spacing w:before="260" w:after="260"/>
      <w:outlineLvl w:val="1"/>
    </w:pPr>
    <w:rPr>
      <w:rFonts w:ascii="Arial Unicode MS" w:eastAsia="MicrosoftYaHei" w:hAnsi="Arial Unicode MS" w:cs="Arial Unicode MS"/>
      <w:b/>
      <w:bCs/>
      <w:sz w:val="32"/>
      <w:szCs w:val="32"/>
    </w:rPr>
  </w:style>
  <w:style w:type="paragraph" w:customStyle="1" w:styleId="a5">
    <w:name w:val="石墨文档正文"/>
    <w:qFormat/>
    <w:rPr>
      <w:rFonts w:ascii="Arial Unicode MS" w:eastAsia="MicrosoftYaHei" w:hAnsi="Arial Unicode MS" w:cs="Arial Unicode MS"/>
      <w:sz w:val="22"/>
      <w:szCs w:val="22"/>
    </w:rPr>
  </w:style>
  <w:style w:type="paragraph" w:customStyle="1" w:styleId="a6">
    <w:name w:val="石墨文档副标题"/>
    <w:qFormat/>
    <w:pPr>
      <w:spacing w:before="260" w:after="260"/>
    </w:pPr>
    <w:rPr>
      <w:rFonts w:ascii="Arial Unicode MS" w:eastAsia="MicrosoftYaHei" w:hAnsi="Arial Unicode MS" w:cs="Arial Unicode MS"/>
      <w:color w:val="888888"/>
      <w:sz w:val="36"/>
      <w:szCs w:val="36"/>
    </w:rPr>
  </w:style>
  <w:style w:type="paragraph" w:customStyle="1" w:styleId="40">
    <w:name w:val="石墨文档标题 4"/>
    <w:uiPriority w:val="9"/>
    <w:unhideWhenUsed/>
    <w:qFormat/>
    <w:pPr>
      <w:spacing w:before="260" w:after="260"/>
      <w:outlineLvl w:val="4"/>
    </w:pPr>
    <w:rPr>
      <w:rFonts w:ascii="Arial Unicode MS" w:eastAsia="MicrosoftYaHei" w:hAnsi="Arial Unicode MS" w:cs="Arial Unicode MS"/>
      <w:b/>
      <w:bCs/>
      <w:sz w:val="24"/>
      <w:szCs w:val="24"/>
    </w:rPr>
  </w:style>
  <w:style w:type="paragraph" w:customStyle="1" w:styleId="20">
    <w:name w:val="石墨文档标题 2"/>
    <w:uiPriority w:val="9"/>
    <w:unhideWhenUsed/>
    <w:qFormat/>
    <w:pPr>
      <w:spacing w:before="260" w:after="260"/>
      <w:outlineLvl w:val="2"/>
    </w:pPr>
    <w:rPr>
      <w:rFonts w:ascii="Arial Unicode MS" w:eastAsia="MicrosoftYaHei" w:hAnsi="Arial Unicode MS" w:cs="Arial Unicode MS"/>
      <w:b/>
      <w:bCs/>
      <w:sz w:val="28"/>
      <w:szCs w:val="28"/>
    </w:rPr>
  </w:style>
  <w:style w:type="paragraph" w:customStyle="1" w:styleId="a7">
    <w:name w:val="石墨文档引用"/>
    <w:qFormat/>
    <w:pPr>
      <w:pBdr>
        <w:left w:val="single" w:sz="30" w:space="10" w:color="F0F0F0"/>
      </w:pBdr>
    </w:pPr>
    <w:rPr>
      <w:rFonts w:ascii="Arial Unicode MS" w:eastAsia="MicrosoftYaHei" w:hAnsi="Arial Unicode MS" w:cs="Arial Unicode MS"/>
      <w:color w:val="ADADAD"/>
      <w:sz w:val="22"/>
    </w:rPr>
  </w:style>
  <w:style w:type="paragraph" w:customStyle="1" w:styleId="a8">
    <w:name w:val="石墨文档标题"/>
    <w:uiPriority w:val="9"/>
    <w:unhideWhenUsed/>
    <w:qFormat/>
    <w:pPr>
      <w:spacing w:before="260" w:after="260"/>
      <w:outlineLvl w:val="0"/>
    </w:pPr>
    <w:rPr>
      <w:rFonts w:ascii="Arial Unicode MS" w:eastAsia="MicrosoftYaHei" w:hAnsi="Arial Unicode MS" w:cs="Arial Unicode MS"/>
      <w:b/>
      <w:bCs/>
      <w:sz w:val="40"/>
      <w:szCs w:val="40"/>
    </w:rPr>
  </w:style>
  <w:style w:type="paragraph" w:customStyle="1" w:styleId="30">
    <w:name w:val="石墨文档标题 3"/>
    <w:uiPriority w:val="9"/>
    <w:unhideWhenUsed/>
    <w:qFormat/>
    <w:pPr>
      <w:spacing w:before="260" w:after="260"/>
      <w:outlineLvl w:val="3"/>
    </w:pPr>
    <w:rPr>
      <w:rFonts w:ascii="Arial Unicode MS" w:eastAsia="MicrosoftYaHei" w:hAnsi="Arial Unicode MS" w:cs="Arial Unicode MS"/>
      <w:b/>
      <w:bCs/>
      <w:sz w:val="26"/>
      <w:szCs w:val="26"/>
    </w:rPr>
  </w:style>
  <w:style w:type="paragraph" w:styleId="a9">
    <w:name w:val="header"/>
    <w:basedOn w:val="a"/>
    <w:link w:val="aa"/>
    <w:rsid w:val="00EB0B7F"/>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rsid w:val="00EB0B7F"/>
    <w:rPr>
      <w:rFonts w:asciiTheme="minorHAnsi" w:eastAsiaTheme="minorEastAsia" w:hAnsiTheme="minorHAnsi" w:cstheme="minorBidi"/>
      <w:kern w:val="2"/>
      <w:sz w:val="18"/>
      <w:szCs w:val="18"/>
    </w:rPr>
  </w:style>
  <w:style w:type="paragraph" w:styleId="ab">
    <w:name w:val="footer"/>
    <w:basedOn w:val="a"/>
    <w:link w:val="ac"/>
    <w:rsid w:val="00EB0B7F"/>
    <w:pPr>
      <w:tabs>
        <w:tab w:val="center" w:pos="4153"/>
        <w:tab w:val="right" w:pos="8306"/>
      </w:tabs>
      <w:snapToGrid w:val="0"/>
      <w:jc w:val="left"/>
    </w:pPr>
    <w:rPr>
      <w:sz w:val="18"/>
      <w:szCs w:val="18"/>
    </w:rPr>
  </w:style>
  <w:style w:type="character" w:customStyle="1" w:styleId="ac">
    <w:name w:val="页脚 字符"/>
    <w:basedOn w:val="a0"/>
    <w:link w:val="ab"/>
    <w:rsid w:val="00EB0B7F"/>
    <w:rPr>
      <w:rFonts w:asciiTheme="minorHAnsi" w:eastAsiaTheme="minorEastAsia" w:hAnsiTheme="minorHAnsi" w:cstheme="minorBidi"/>
      <w:kern w:val="2"/>
      <w:sz w:val="18"/>
      <w:szCs w:val="18"/>
    </w:rPr>
  </w:style>
  <w:style w:type="paragraph" w:styleId="ad">
    <w:name w:val="Revision"/>
    <w:hidden/>
    <w:uiPriority w:val="99"/>
    <w:semiHidden/>
    <w:rsid w:val="00EF4383"/>
    <w:rPr>
      <w:rFonts w:asciiTheme="minorHAnsi" w:eastAsiaTheme="minorEastAsia" w:hAnsiTheme="minorHAnsi" w:cstheme="minorBid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2496</Words>
  <Characters>2496</Characters>
  <Application>Microsoft Office Word</Application>
  <DocSecurity>0</DocSecurity>
  <Lines>131</Lines>
  <Paragraphs>116</Paragraphs>
  <ScaleCrop>false</ScaleCrop>
  <Company/>
  <LinksUpToDate>false</LinksUpToDate>
  <CharactersWithSpaces>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微信用户</dc:creator>
  <cp:lastModifiedBy>xinyu tao</cp:lastModifiedBy>
  <cp:revision>2</cp:revision>
  <dcterms:created xsi:type="dcterms:W3CDTF">2025-10-30T15:39:00Z</dcterms:created>
  <dcterms:modified xsi:type="dcterms:W3CDTF">2025-10-30T15:39:00Z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7D9E27332EE34D8983D2F624660F7541_13</vt:lpwstr>
  </property>
</Properties>
</file>